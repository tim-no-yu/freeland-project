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EarthTeam</w:t>
      </w:r>
      <w:r w:rsidDel="00000000" w:rsidR="00000000" w:rsidRPr="00000000">
        <w:rPr>
          <w:rtl w:val="0"/>
        </w:rPr>
        <w:t xml:space="preserve"> Stars (E</w:t>
      </w:r>
      <w:sdt>
        <w:sdtPr>
          <w:id w:val="-1334356558"/>
          <w:tag w:val="goog_rdk_0"/>
        </w:sdtPr>
        <w:sdtContent>
          <w:del w:author="steve galster" w:id="0" w:date="2025-10-13T10:12:17Z">
            <w:r w:rsidDel="00000000" w:rsidR="00000000" w:rsidRPr="00000000">
              <w:rPr>
                <w:rtl w:val="0"/>
              </w:rPr>
              <w:delText xml:space="preserve">C</w:delText>
            </w:r>
          </w:del>
        </w:sdtContent>
      </w:sdt>
      <w:r w:rsidDel="00000000" w:rsidR="00000000" w:rsidRPr="00000000">
        <w:rPr>
          <w:rtl w:val="0"/>
        </w:rPr>
        <w:t xml:space="preserve">TS, or STRZ)</w:t>
      </w:r>
      <w:r w:rsidDel="00000000" w:rsidR="00000000" w:rsidRPr="00000000">
        <w:rPr>
          <w:rtl w:val="0"/>
        </w:rPr>
        <w:t xml:space="preserve"> Tokenomics</w:t>
      </w:r>
    </w:p>
    <w:p w:rsidR="00000000" w:rsidDel="00000000" w:rsidP="00000000" w:rsidRDefault="00000000" w:rsidRPr="00000000" w14:paraId="00000002">
      <w:pPr>
        <w:pStyle w:val="Heading1"/>
        <w:rPr/>
      </w:pPr>
      <w:r w:rsidDel="00000000" w:rsidR="00000000" w:rsidRPr="00000000">
        <w:rPr>
          <w:rtl w:val="0"/>
        </w:rPr>
        <w:t xml:space="preserve">1. Overview</w:t>
      </w:r>
    </w:p>
    <w:p w:rsidR="00000000" w:rsidDel="00000000" w:rsidP="00000000" w:rsidRDefault="00000000" w:rsidRPr="00000000" w14:paraId="00000003">
      <w:pPr>
        <w:rPr/>
      </w:pPr>
      <w:r w:rsidDel="00000000" w:rsidR="00000000" w:rsidRPr="00000000">
        <w:rPr>
          <w:rtl w:val="0"/>
        </w:rPr>
        <w:t xml:space="preserve">EarthTeam Star (E</w:t>
      </w:r>
      <w:sdt>
        <w:sdtPr>
          <w:id w:val="1064304622"/>
          <w:tag w:val="goog_rdk_1"/>
        </w:sdtPr>
        <w:sdtContent>
          <w:del w:author="steve galster" w:id="1" w:date="2025-10-13T10:12:27Z">
            <w:r w:rsidDel="00000000" w:rsidR="00000000" w:rsidRPr="00000000">
              <w:rPr>
                <w:rtl w:val="0"/>
              </w:rPr>
              <w:delText xml:space="preserve">C</w:delText>
            </w:r>
          </w:del>
        </w:sdtContent>
      </w:sdt>
      <w:r w:rsidDel="00000000" w:rsidR="00000000" w:rsidRPr="00000000">
        <w:rPr>
          <w:rtl w:val="0"/>
        </w:rPr>
        <w:t xml:space="preserve">TS) is a purpose-driven token built on the Solana blockchain using the SPL token standard, facilitating transparent, efficient, and verifiable conservation action through tokenized incentives. E</w:t>
      </w:r>
      <w:sdt>
        <w:sdtPr>
          <w:id w:val="564375896"/>
          <w:tag w:val="goog_rdk_2"/>
        </w:sdtPr>
        <w:sdtContent>
          <w:del w:author="Bruce Ohr" w:id="2" w:date="2025-10-13T19:28:28Z">
            <w:r w:rsidDel="00000000" w:rsidR="00000000" w:rsidRPr="00000000">
              <w:rPr>
                <w:rtl w:val="0"/>
              </w:rPr>
              <w:delText xml:space="preserve">C</w:delText>
            </w:r>
          </w:del>
        </w:sdtContent>
      </w:sdt>
      <w:r w:rsidDel="00000000" w:rsidR="00000000" w:rsidRPr="00000000">
        <w:rPr>
          <w:rtl w:val="0"/>
        </w:rPr>
        <w:t xml:space="preserve">TS underpins a decentralized ecosystem promoting environmental impact via Proof-of-Impact (PoI) mechanisms.</w:t>
      </w:r>
    </w:p>
    <w:p w:rsidR="00000000" w:rsidDel="00000000" w:rsidP="00000000" w:rsidRDefault="00000000" w:rsidRPr="00000000" w14:paraId="00000004">
      <w:pPr>
        <w:spacing w:after="160" w:line="278.00000000000006" w:lineRule="auto"/>
        <w:rPr/>
      </w:pPr>
      <w:r w:rsidDel="00000000" w:rsidR="00000000" w:rsidRPr="00000000">
        <w:rPr>
          <w:rFonts w:ascii="Aptos" w:cs="Aptos" w:eastAsia="Aptos" w:hAnsi="Aptos"/>
          <w:sz w:val="24"/>
          <w:szCs w:val="24"/>
          <w:rtl w:val="0"/>
        </w:rPr>
        <w:t xml:space="preserve">A total of 510 million Stars will be minted, representing the same number of square kilometers covering Earth. EarthTeam seeks to incentivize and reward protectors across the entire planet, with the goal of spending this total amount by the end of 2030, corresponding to the deadline for reaching the globally agreed 30 x 30 Sustainable Development Goals. We are in a hurry to reverse biodiversity loss and climate change. </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2. Token Specifications</w:t>
      </w:r>
    </w:p>
    <w:tbl>
      <w:tblPr>
        <w:tblStyle w:val="Table1"/>
        <w:tblW w:w="6308.0" w:type="dxa"/>
        <w:jc w:val="left"/>
        <w:tblInd w:w="-108.0" w:type="dxa"/>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471"/>
        <w:gridCol w:w="3837"/>
        <w:tblGridChange w:id="0">
          <w:tblGrid>
            <w:gridCol w:w="2471"/>
            <w:gridCol w:w="3837"/>
          </w:tblGrid>
        </w:tblGridChange>
      </w:tblGrid>
      <w:tr>
        <w:trPr>
          <w:cantSplit w:val="0"/>
          <w:tblHeader w:val="0"/>
        </w:trPr>
        <w:tc>
          <w:tcPr>
            <w:vAlign w:val="center"/>
          </w:tcPr>
          <w:p w:rsidR="00000000" w:rsidDel="00000000" w:rsidP="00000000" w:rsidRDefault="00000000" w:rsidRPr="00000000" w14:paraId="00000006">
            <w:pPr>
              <w:spacing w:after="160" w:line="259" w:lineRule="auto"/>
              <w:rPr/>
            </w:pPr>
            <w:r w:rsidDel="00000000" w:rsidR="00000000" w:rsidRPr="00000000">
              <w:rPr>
                <w:rtl w:val="0"/>
              </w:rPr>
              <w:t xml:space="preserve">Parameter</w:t>
            </w:r>
          </w:p>
        </w:tc>
        <w:tc>
          <w:tcPr>
            <w:vAlign w:val="center"/>
          </w:tcPr>
          <w:p w:rsidR="00000000" w:rsidDel="00000000" w:rsidP="00000000" w:rsidRDefault="00000000" w:rsidRPr="00000000" w14:paraId="00000007">
            <w:pPr>
              <w:spacing w:after="160" w:line="259" w:lineRule="auto"/>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08">
            <w:pPr>
              <w:spacing w:after="160" w:line="259" w:lineRule="auto"/>
              <w:rPr/>
            </w:pPr>
            <w:r w:rsidDel="00000000" w:rsidR="00000000" w:rsidRPr="00000000">
              <w:rPr>
                <w:rtl w:val="0"/>
              </w:rPr>
              <w:t xml:space="preserve">Name</w:t>
            </w:r>
          </w:p>
        </w:tc>
        <w:tc>
          <w:tcPr/>
          <w:p w:rsidR="00000000" w:rsidDel="00000000" w:rsidP="00000000" w:rsidRDefault="00000000" w:rsidRPr="00000000" w14:paraId="00000009">
            <w:pPr>
              <w:spacing w:after="160" w:line="259" w:lineRule="auto"/>
              <w:rPr/>
            </w:pPr>
            <w:r w:rsidDel="00000000" w:rsidR="00000000" w:rsidRPr="00000000">
              <w:rPr>
                <w:rtl w:val="0"/>
              </w:rPr>
              <w:t xml:space="preserve">EarthTeam Coin</w:t>
            </w:r>
          </w:p>
        </w:tc>
      </w:tr>
      <w:tr>
        <w:trPr>
          <w:cantSplit w:val="0"/>
          <w:tblHeader w:val="0"/>
        </w:trPr>
        <w:tc>
          <w:tcPr/>
          <w:p w:rsidR="00000000" w:rsidDel="00000000" w:rsidP="00000000" w:rsidRDefault="00000000" w:rsidRPr="00000000" w14:paraId="0000000A">
            <w:pPr>
              <w:spacing w:after="160" w:line="259" w:lineRule="auto"/>
              <w:rPr/>
            </w:pPr>
            <w:r w:rsidDel="00000000" w:rsidR="00000000" w:rsidRPr="00000000">
              <w:rPr>
                <w:rtl w:val="0"/>
              </w:rPr>
              <w:t xml:space="preserve">Symbol</w:t>
            </w:r>
          </w:p>
        </w:tc>
        <w:tc>
          <w:tcPr/>
          <w:p w:rsidR="00000000" w:rsidDel="00000000" w:rsidP="00000000" w:rsidRDefault="00000000" w:rsidRPr="00000000" w14:paraId="0000000B">
            <w:pPr>
              <w:spacing w:after="160" w:line="259" w:lineRule="auto"/>
              <w:rPr>
                <w:highlight w:val="yellow"/>
              </w:rPr>
            </w:pPr>
            <w:r w:rsidDel="00000000" w:rsidR="00000000" w:rsidRPr="00000000">
              <w:rPr>
                <w:rtl w:val="0"/>
              </w:rPr>
              <w:t xml:space="preserve">ETS (</w:t>
            </w:r>
            <w:r w:rsidDel="00000000" w:rsidR="00000000" w:rsidRPr="00000000">
              <w:rPr>
                <w:highlight w:val="yellow"/>
                <w:rtl w:val="0"/>
              </w:rPr>
              <w:t xml:space="preserve">or STRZ)</w:t>
            </w:r>
            <w:sdt>
              <w:sdtPr>
                <w:id w:val="-1041517486"/>
                <w:tag w:val="goog_rdk_3"/>
              </w:sdtPr>
              <w:sdtContent>
                <w:ins w:author="Alan Laubsch" w:id="3" w:date="2025-10-26T08:23:48Z"/>
                <w:sdt>
                  <w:sdtPr>
                    <w:id w:val="-1375044915"/>
                    <w:tag w:val="goog_rdk_4"/>
                  </w:sdtPr>
                  <w:sdtContent>
                    <w:commentRangeStart w:id="0"/>
                  </w:sdtContent>
                </w:sdt>
                <w:ins w:author="Alan Laubsch" w:id="3" w:date="2025-10-26T08:23:48Z">
                  <w:r w:rsidDel="00000000" w:rsidR="00000000" w:rsidRPr="00000000">
                    <w:rPr>
                      <w:highlight w:val="yellow"/>
                      <w:rtl w:val="0"/>
                    </w:rPr>
                    <w:t xml:space="preserve"> </w:t>
                  </w:r>
                </w:ins>
              </w:sdtContent>
            </w:sdt>
            <w:commentRangeEnd w:id="0"/>
            <w:r w:rsidDel="00000000" w:rsidR="00000000" w:rsidRPr="00000000">
              <w:commentReference w:id="0"/>
            </w:r>
            <w:r w:rsidDel="00000000" w:rsidR="00000000" w:rsidRPr="00000000">
              <w:rPr>
                <w:rtl w:val="0"/>
              </w:rPr>
            </w:r>
          </w:p>
        </w:tc>
      </w:tr>
      <w:tr>
        <w:trPr>
          <w:cantSplit w:val="0"/>
          <w:tblHeader w:val="0"/>
        </w:trPr>
        <w:tc>
          <w:tcPr/>
          <w:p w:rsidR="00000000" w:rsidDel="00000000" w:rsidP="00000000" w:rsidRDefault="00000000" w:rsidRPr="00000000" w14:paraId="0000000C">
            <w:pPr>
              <w:spacing w:after="160" w:line="259" w:lineRule="auto"/>
              <w:rPr/>
            </w:pPr>
            <w:r w:rsidDel="00000000" w:rsidR="00000000" w:rsidRPr="00000000">
              <w:rPr>
                <w:rtl w:val="0"/>
              </w:rPr>
              <w:t xml:space="preserve">Blockchain</w:t>
            </w:r>
          </w:p>
        </w:tc>
        <w:tc>
          <w:tcPr/>
          <w:p w:rsidR="00000000" w:rsidDel="00000000" w:rsidP="00000000" w:rsidRDefault="00000000" w:rsidRPr="00000000" w14:paraId="0000000D">
            <w:pPr>
              <w:spacing w:after="160" w:line="259" w:lineRule="auto"/>
              <w:rPr/>
            </w:pPr>
            <w:r w:rsidDel="00000000" w:rsidR="00000000" w:rsidRPr="00000000">
              <w:rPr>
                <w:rtl w:val="0"/>
              </w:rPr>
              <w:t xml:space="preserve">Solana</w:t>
            </w:r>
          </w:p>
        </w:tc>
      </w:tr>
      <w:tr>
        <w:trPr>
          <w:cantSplit w:val="0"/>
          <w:tblHeader w:val="0"/>
        </w:trPr>
        <w:tc>
          <w:tcPr/>
          <w:p w:rsidR="00000000" w:rsidDel="00000000" w:rsidP="00000000" w:rsidRDefault="00000000" w:rsidRPr="00000000" w14:paraId="0000000E">
            <w:pPr>
              <w:spacing w:after="160" w:line="259" w:lineRule="auto"/>
              <w:rPr/>
            </w:pPr>
            <w:r w:rsidDel="00000000" w:rsidR="00000000" w:rsidRPr="00000000">
              <w:rPr>
                <w:rtl w:val="0"/>
              </w:rPr>
              <w:t xml:space="preserve">Token Standard</w:t>
            </w:r>
          </w:p>
        </w:tc>
        <w:tc>
          <w:tcPr/>
          <w:p w:rsidR="00000000" w:rsidDel="00000000" w:rsidP="00000000" w:rsidRDefault="00000000" w:rsidRPr="00000000" w14:paraId="0000000F">
            <w:pPr>
              <w:spacing w:after="160" w:line="259" w:lineRule="auto"/>
              <w:rPr/>
            </w:pPr>
            <w:r w:rsidDel="00000000" w:rsidR="00000000" w:rsidRPr="00000000">
              <w:rPr>
                <w:rtl w:val="0"/>
              </w:rPr>
              <w:t xml:space="preserve">SPL</w:t>
            </w:r>
          </w:p>
        </w:tc>
      </w:tr>
      <w:tr>
        <w:trPr>
          <w:cantSplit w:val="0"/>
          <w:tblHeader w:val="0"/>
        </w:trPr>
        <w:tc>
          <w:tcPr/>
          <w:p w:rsidR="00000000" w:rsidDel="00000000" w:rsidP="00000000" w:rsidRDefault="00000000" w:rsidRPr="00000000" w14:paraId="00000010">
            <w:pPr>
              <w:spacing w:after="160" w:line="259" w:lineRule="auto"/>
              <w:rPr/>
            </w:pPr>
            <w:r w:rsidDel="00000000" w:rsidR="00000000" w:rsidRPr="00000000">
              <w:rPr>
                <w:rtl w:val="0"/>
              </w:rPr>
              <w:t xml:space="preserve">Total Supply (Capped)</w:t>
            </w:r>
            <w:r w:rsidDel="00000000" w:rsidR="00000000" w:rsidRPr="00000000">
              <w:rPr>
                <w:rtl w:val="0"/>
              </w:rPr>
            </w:r>
          </w:p>
        </w:tc>
        <w:tc>
          <w:tcPr/>
          <w:p w:rsidR="00000000" w:rsidDel="00000000" w:rsidP="00000000" w:rsidRDefault="00000000" w:rsidRPr="00000000" w14:paraId="00000011">
            <w:pPr>
              <w:spacing w:after="160" w:line="259" w:lineRule="auto"/>
              <w:rPr/>
            </w:pPr>
            <w:r w:rsidDel="00000000" w:rsidR="00000000" w:rsidRPr="00000000">
              <w:rPr>
                <w:rtl w:val="0"/>
              </w:rPr>
              <w:t xml:space="preserve">510,072,000 E</w:t>
            </w:r>
            <w:sdt>
              <w:sdtPr>
                <w:id w:val="1286131216"/>
                <w:tag w:val="goog_rdk_5"/>
              </w:sdtPr>
              <w:sdtContent>
                <w:del w:author="Bruce Ohr" w:id="4" w:date="2025-10-13T19:30:57Z">
                  <w:r w:rsidDel="00000000" w:rsidR="00000000" w:rsidRPr="00000000">
                    <w:rPr>
                      <w:rtl w:val="0"/>
                    </w:rPr>
                    <w:delText xml:space="preserve">C</w:delText>
                  </w:r>
                </w:del>
              </w:sdtContent>
            </w:sdt>
            <w:r w:rsidDel="00000000" w:rsidR="00000000" w:rsidRPr="00000000">
              <w:rPr>
                <w:rtl w:val="0"/>
              </w:rPr>
              <w:t xml:space="preserve">T</w:t>
            </w:r>
            <w:sdt>
              <w:sdtPr>
                <w:id w:val="1751851503"/>
                <w:tag w:val="goog_rdk_6"/>
              </w:sdtPr>
              <w:sdtContent>
                <w:ins w:author="Bruce Ohr" w:id="5" w:date="2025-10-13T19:31:01Z">
                  <w:r w:rsidDel="00000000" w:rsidR="00000000" w:rsidRPr="00000000">
                    <w:rPr>
                      <w:rtl w:val="0"/>
                    </w:rPr>
                    <w:t xml:space="preserve">C</w:t>
                  </w:r>
                </w:ins>
              </w:sdtContent>
            </w:sdt>
            <w:r w:rsidDel="00000000" w:rsidR="00000000" w:rsidRPr="00000000">
              <w:rPr>
                <w:rtl w:val="0"/>
              </w:rPr>
            </w:r>
          </w:p>
        </w:tc>
      </w:tr>
      <w:tr>
        <w:trPr>
          <w:cantSplit w:val="0"/>
          <w:tblHeader w:val="0"/>
        </w:trPr>
        <w:tc>
          <w:tcPr/>
          <w:p w:rsidR="00000000" w:rsidDel="00000000" w:rsidP="00000000" w:rsidRDefault="00000000" w:rsidRPr="00000000" w14:paraId="00000012">
            <w:pPr>
              <w:spacing w:after="160" w:line="259" w:lineRule="auto"/>
              <w:rPr/>
            </w:pPr>
            <w:r w:rsidDel="00000000" w:rsidR="00000000" w:rsidRPr="00000000">
              <w:rPr>
                <w:rtl w:val="0"/>
              </w:rPr>
              <w:t xml:space="preserve">Decimal Precision</w:t>
            </w:r>
          </w:p>
        </w:tc>
        <w:tc>
          <w:tcPr/>
          <w:p w:rsidR="00000000" w:rsidDel="00000000" w:rsidP="00000000" w:rsidRDefault="00000000" w:rsidRPr="00000000" w14:paraId="00000013">
            <w:pPr>
              <w:spacing w:after="160" w:line="259" w:lineRule="auto"/>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14">
            <w:pPr>
              <w:spacing w:after="160" w:line="259" w:lineRule="auto"/>
              <w:rPr/>
            </w:pPr>
            <w:r w:rsidDel="00000000" w:rsidR="00000000" w:rsidRPr="00000000">
              <w:rPr>
                <w:rtl w:val="0"/>
              </w:rPr>
              <w:t xml:space="preserve">Contract Audits</w:t>
            </w:r>
          </w:p>
        </w:tc>
        <w:tc>
          <w:tcPr/>
          <w:p w:rsidR="00000000" w:rsidDel="00000000" w:rsidP="00000000" w:rsidRDefault="00000000" w:rsidRPr="00000000" w14:paraId="00000015">
            <w:pPr>
              <w:spacing w:after="160" w:line="259" w:lineRule="auto"/>
              <w:rPr/>
            </w:pPr>
            <w:r w:rsidDel="00000000" w:rsidR="00000000" w:rsidRPr="00000000">
              <w:rPr>
                <w:rtl w:val="0"/>
              </w:rPr>
              <w:t xml:space="preserve">Yes (Third-party audit pre-launch)</w:t>
            </w:r>
          </w:p>
        </w:tc>
      </w:tr>
      <w:tr>
        <w:trPr>
          <w:cantSplit w:val="0"/>
          <w:tblHeader w:val="0"/>
        </w:trPr>
        <w:tc>
          <w:tcPr/>
          <w:p w:rsidR="00000000" w:rsidDel="00000000" w:rsidP="00000000" w:rsidRDefault="00000000" w:rsidRPr="00000000" w14:paraId="00000016">
            <w:pPr>
              <w:spacing w:after="160" w:line="259" w:lineRule="auto"/>
              <w:rPr/>
            </w:pPr>
            <w:r w:rsidDel="00000000" w:rsidR="00000000" w:rsidRPr="00000000">
              <w:rPr>
                <w:rtl w:val="0"/>
              </w:rPr>
              <w:t xml:space="preserve">Minting Function</w:t>
            </w:r>
          </w:p>
        </w:tc>
        <w:tc>
          <w:tcPr/>
          <w:p w:rsidR="00000000" w:rsidDel="00000000" w:rsidP="00000000" w:rsidRDefault="00000000" w:rsidRPr="00000000" w14:paraId="00000017">
            <w:pPr>
              <w:spacing w:after="160" w:line="259" w:lineRule="auto"/>
              <w:rPr/>
            </w:pPr>
            <w:r w:rsidDel="00000000" w:rsidR="00000000" w:rsidRPr="00000000">
              <w:rPr>
                <w:rtl w:val="0"/>
              </w:rPr>
              <w:t xml:space="preserve">Controlled, tied to verified impact only</w:t>
            </w:r>
          </w:p>
        </w:tc>
      </w:tr>
      <w:tr>
        <w:trPr>
          <w:cantSplit w:val="0"/>
          <w:tblHeader w:val="0"/>
        </w:trPr>
        <w:tc>
          <w:tcPr/>
          <w:p w:rsidR="00000000" w:rsidDel="00000000" w:rsidP="00000000" w:rsidRDefault="00000000" w:rsidRPr="00000000" w14:paraId="00000018">
            <w:pPr>
              <w:spacing w:after="160" w:line="259" w:lineRule="auto"/>
              <w:rPr/>
            </w:pPr>
            <w:r w:rsidDel="00000000" w:rsidR="00000000" w:rsidRPr="00000000">
              <w:rPr>
                <w:rtl w:val="0"/>
              </w:rPr>
              <w:t xml:space="preserve">Burn Mechanism</w:t>
            </w:r>
          </w:p>
        </w:tc>
        <w:tc>
          <w:tcPr/>
          <w:p w:rsidR="00000000" w:rsidDel="00000000" w:rsidP="00000000" w:rsidRDefault="00000000" w:rsidRPr="00000000" w14:paraId="00000019">
            <w:pPr>
              <w:spacing w:after="160" w:line="259" w:lineRule="auto"/>
              <w:rPr/>
            </w:pPr>
            <w:r w:rsidDel="00000000" w:rsidR="00000000" w:rsidRPr="00000000">
              <w:rPr>
                <w:rtl w:val="0"/>
              </w:rPr>
              <w:t xml:space="preserve">Yes (optional per governance vote)</w:t>
            </w:r>
          </w:p>
        </w:tc>
      </w:tr>
    </w:tbl>
    <w:p w:rsidR="00000000" w:rsidDel="00000000" w:rsidP="00000000" w:rsidRDefault="00000000" w:rsidRPr="00000000" w14:paraId="0000001A">
      <w:pPr>
        <w:pStyle w:val="Heading1"/>
        <w:rPr/>
      </w:pPr>
      <w:r w:rsidDel="00000000" w:rsidR="00000000" w:rsidRPr="00000000">
        <w:rPr>
          <w:rtl w:val="0"/>
        </w:rPr>
        <w:t xml:space="preserve">3. Initial Token Allocation</w:t>
      </w:r>
    </w:p>
    <w:tbl>
      <w:tblPr>
        <w:tblStyle w:val="Table2"/>
        <w:tblW w:w="8856.000000000002" w:type="dxa"/>
        <w:jc w:val="left"/>
        <w:tblInd w:w="-108.0" w:type="dxa"/>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186"/>
        <w:gridCol w:w="1445"/>
        <w:gridCol w:w="1543"/>
        <w:gridCol w:w="3682"/>
        <w:tblGridChange w:id="0">
          <w:tblGrid>
            <w:gridCol w:w="2186"/>
            <w:gridCol w:w="1445"/>
            <w:gridCol w:w="1543"/>
            <w:gridCol w:w="3682"/>
          </w:tblGrid>
        </w:tblGridChange>
      </w:tblGrid>
      <w:tr>
        <w:trPr>
          <w:cantSplit w:val="0"/>
          <w:tblHeader w:val="0"/>
        </w:trPr>
        <w:tc>
          <w:tcPr/>
          <w:p w:rsidR="00000000" w:rsidDel="00000000" w:rsidP="00000000" w:rsidRDefault="00000000" w:rsidRPr="00000000" w14:paraId="0000001B">
            <w:pPr>
              <w:spacing w:after="160" w:line="259" w:lineRule="auto"/>
              <w:rPr/>
            </w:pPr>
            <w:r w:rsidDel="00000000" w:rsidR="00000000" w:rsidRPr="00000000">
              <w:rPr>
                <w:rtl w:val="0"/>
              </w:rPr>
              <w:t xml:space="preserve">Category</w:t>
            </w:r>
          </w:p>
        </w:tc>
        <w:tc>
          <w:tcPr/>
          <w:p w:rsidR="00000000" w:rsidDel="00000000" w:rsidP="00000000" w:rsidRDefault="00000000" w:rsidRPr="00000000" w14:paraId="0000001C">
            <w:pPr>
              <w:spacing w:after="160" w:line="259" w:lineRule="auto"/>
              <w:rPr/>
            </w:pPr>
            <w:r w:rsidDel="00000000" w:rsidR="00000000" w:rsidRPr="00000000">
              <w:rPr>
                <w:rtl w:val="0"/>
              </w:rPr>
              <w:t xml:space="preserve">Allocation (%)</w:t>
            </w:r>
          </w:p>
        </w:tc>
        <w:tc>
          <w:tcPr/>
          <w:p w:rsidR="00000000" w:rsidDel="00000000" w:rsidP="00000000" w:rsidRDefault="00000000" w:rsidRPr="00000000" w14:paraId="0000001D">
            <w:pPr>
              <w:spacing w:after="160" w:line="259" w:lineRule="auto"/>
              <w:rPr/>
            </w:pPr>
            <w:r w:rsidDel="00000000" w:rsidR="00000000" w:rsidRPr="00000000">
              <w:rPr>
                <w:rtl w:val="0"/>
              </w:rPr>
              <w:t xml:space="preserve">Token Amount</w:t>
            </w:r>
          </w:p>
        </w:tc>
        <w:tc>
          <w:tcPr/>
          <w:p w:rsidR="00000000" w:rsidDel="00000000" w:rsidP="00000000" w:rsidRDefault="00000000" w:rsidRPr="00000000" w14:paraId="0000001E">
            <w:pPr>
              <w:spacing w:after="160" w:line="259" w:lineRule="auto"/>
              <w:rPr/>
            </w:pPr>
            <w:r w:rsidDel="00000000" w:rsidR="00000000" w:rsidRPr="00000000">
              <w:rPr>
                <w:rtl w:val="0"/>
              </w:rPr>
              <w:t xml:space="preserve">Unlock Schedule / Vesting</w:t>
            </w:r>
          </w:p>
        </w:tc>
      </w:tr>
      <w:tr>
        <w:trPr>
          <w:cantSplit w:val="0"/>
          <w:tblHeader w:val="0"/>
        </w:trPr>
        <w:tc>
          <w:tcPr/>
          <w:p w:rsidR="00000000" w:rsidDel="00000000" w:rsidP="00000000" w:rsidRDefault="00000000" w:rsidRPr="00000000" w14:paraId="0000001F">
            <w:pPr>
              <w:spacing w:after="160" w:line="259" w:lineRule="auto"/>
              <w:rPr/>
            </w:pPr>
            <w:r w:rsidDel="00000000" w:rsidR="00000000" w:rsidRPr="00000000">
              <w:rPr>
                <w:rtl w:val="0"/>
              </w:rPr>
              <w:t xml:space="preserve">Ecosystem Incentives</w:t>
            </w:r>
          </w:p>
        </w:tc>
        <w:tc>
          <w:tcPr/>
          <w:p w:rsidR="00000000" w:rsidDel="00000000" w:rsidP="00000000" w:rsidRDefault="00000000" w:rsidRPr="00000000" w14:paraId="00000020">
            <w:pPr>
              <w:spacing w:after="160" w:line="259" w:lineRule="auto"/>
              <w:rPr/>
            </w:pPr>
            <w:r w:rsidDel="00000000" w:rsidR="00000000" w:rsidRPr="00000000">
              <w:rPr>
                <w:rtl w:val="0"/>
              </w:rPr>
              <w:t xml:space="preserve">40%</w:t>
            </w:r>
          </w:p>
        </w:tc>
        <w:tc>
          <w:tcPr/>
          <w:p w:rsidR="00000000" w:rsidDel="00000000" w:rsidP="00000000" w:rsidRDefault="00000000" w:rsidRPr="00000000" w14:paraId="00000021">
            <w:pPr>
              <w:spacing w:after="160" w:line="259" w:lineRule="auto"/>
              <w:rPr/>
            </w:pPr>
            <w:r w:rsidDel="00000000" w:rsidR="00000000" w:rsidRPr="00000000">
              <w:rPr>
                <w:rtl w:val="0"/>
              </w:rPr>
              <w:t xml:space="preserve">204,028,800</w:t>
            </w:r>
          </w:p>
        </w:tc>
        <w:tc>
          <w:tcPr/>
          <w:p w:rsidR="00000000" w:rsidDel="00000000" w:rsidP="00000000" w:rsidRDefault="00000000" w:rsidRPr="00000000" w14:paraId="00000022">
            <w:pPr>
              <w:spacing w:after="160" w:line="259" w:lineRule="auto"/>
              <w:rPr/>
            </w:pPr>
            <w:r w:rsidDel="00000000" w:rsidR="00000000" w:rsidRPr="00000000">
              <w:rPr>
                <w:rtl w:val="0"/>
              </w:rPr>
              <w:t xml:space="preserve">Based on verified conservation activities via Proof-of-Impact (PoI).</w:t>
            </w:r>
          </w:p>
        </w:tc>
      </w:tr>
      <w:tr>
        <w:trPr>
          <w:cantSplit w:val="0"/>
          <w:tblHeader w:val="0"/>
        </w:trPr>
        <w:tc>
          <w:tcPr/>
          <w:p w:rsidR="00000000" w:rsidDel="00000000" w:rsidP="00000000" w:rsidRDefault="00000000" w:rsidRPr="00000000" w14:paraId="00000023">
            <w:pPr>
              <w:spacing w:after="160" w:line="259" w:lineRule="auto"/>
              <w:rPr/>
            </w:pPr>
            <w:r w:rsidDel="00000000" w:rsidR="00000000" w:rsidRPr="00000000">
              <w:rPr>
                <w:rtl w:val="0"/>
              </w:rPr>
              <w:t xml:space="preserve">Development &amp; Operations</w:t>
            </w:r>
          </w:p>
        </w:tc>
        <w:tc>
          <w:tcPr/>
          <w:p w:rsidR="00000000" w:rsidDel="00000000" w:rsidP="00000000" w:rsidRDefault="00000000" w:rsidRPr="00000000" w14:paraId="00000024">
            <w:pPr>
              <w:spacing w:after="160" w:line="259" w:lineRule="auto"/>
              <w:rPr/>
            </w:pPr>
            <w:r w:rsidDel="00000000" w:rsidR="00000000" w:rsidRPr="00000000">
              <w:rPr>
                <w:rtl w:val="0"/>
              </w:rPr>
              <w:t xml:space="preserve">20%</w:t>
            </w:r>
          </w:p>
        </w:tc>
        <w:tc>
          <w:tcPr/>
          <w:p w:rsidR="00000000" w:rsidDel="00000000" w:rsidP="00000000" w:rsidRDefault="00000000" w:rsidRPr="00000000" w14:paraId="00000025">
            <w:pPr>
              <w:spacing w:after="160" w:line="259" w:lineRule="auto"/>
              <w:rPr/>
            </w:pPr>
            <w:r w:rsidDel="00000000" w:rsidR="00000000" w:rsidRPr="00000000">
              <w:rPr>
                <w:rtl w:val="0"/>
              </w:rPr>
              <w:t xml:space="preserve">102,014,400</w:t>
            </w:r>
          </w:p>
        </w:tc>
        <w:tc>
          <w:tcPr/>
          <w:p w:rsidR="00000000" w:rsidDel="00000000" w:rsidP="00000000" w:rsidRDefault="00000000" w:rsidRPr="00000000" w14:paraId="00000026">
            <w:pPr>
              <w:spacing w:after="160" w:line="259" w:lineRule="auto"/>
              <w:rPr/>
            </w:pPr>
            <w:sdt>
              <w:sdtPr>
                <w:id w:val="-1599663647"/>
                <w:tag w:val="goog_rdk_7"/>
              </w:sdtPr>
              <w:sdtContent>
                <w:commentRangeStart w:id="1"/>
              </w:sdtContent>
            </w:sdt>
            <w:sdt>
              <w:sdtPr>
                <w:id w:val="114684252"/>
                <w:tag w:val="goog_rdk_8"/>
              </w:sdtPr>
              <w:sdtContent>
                <w:commentRangeStart w:id="2"/>
              </w:sdtContent>
            </w:sdt>
            <w:sdt>
              <w:sdtPr>
                <w:id w:val="2075382625"/>
                <w:tag w:val="goog_rdk_9"/>
              </w:sdtPr>
              <w:sdtContent>
                <w:commentRangeStart w:id="3"/>
              </w:sdtContent>
            </w:sdt>
            <w:sdt>
              <w:sdtPr>
                <w:id w:val="-1995109496"/>
                <w:tag w:val="goog_rdk_10"/>
              </w:sdtPr>
              <w:sdtContent>
                <w:commentRangeStart w:id="4"/>
              </w:sdtContent>
            </w:sdt>
            <w:r w:rsidDel="00000000" w:rsidR="00000000" w:rsidRPr="00000000">
              <w:rPr>
                <w:rtl w:val="0"/>
              </w:rPr>
              <w:t xml:space="preserve">Linear vesting over 36 months. 3-month cliff</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w:t>
            </w:r>
          </w:p>
        </w:tc>
      </w:tr>
      <w:tr>
        <w:trPr>
          <w:cantSplit w:val="0"/>
          <w:tblHeader w:val="0"/>
        </w:trPr>
        <w:tc>
          <w:tcPr/>
          <w:p w:rsidR="00000000" w:rsidDel="00000000" w:rsidP="00000000" w:rsidRDefault="00000000" w:rsidRPr="00000000" w14:paraId="00000027">
            <w:pPr>
              <w:spacing w:after="160" w:line="259" w:lineRule="auto"/>
              <w:rPr/>
            </w:pPr>
            <w:r w:rsidDel="00000000" w:rsidR="00000000" w:rsidRPr="00000000">
              <w:rPr>
                <w:rtl w:val="0"/>
              </w:rPr>
              <w:t xml:space="preserve">Partnerships &amp; Grants</w:t>
            </w:r>
          </w:p>
        </w:tc>
        <w:tc>
          <w:tcPr/>
          <w:p w:rsidR="00000000" w:rsidDel="00000000" w:rsidP="00000000" w:rsidRDefault="00000000" w:rsidRPr="00000000" w14:paraId="00000028">
            <w:pPr>
              <w:spacing w:after="160" w:line="259" w:lineRule="auto"/>
              <w:rPr/>
            </w:pPr>
            <w:r w:rsidDel="00000000" w:rsidR="00000000" w:rsidRPr="00000000">
              <w:rPr>
                <w:rtl w:val="0"/>
              </w:rPr>
              <w:t xml:space="preserve">15%</w:t>
            </w:r>
          </w:p>
        </w:tc>
        <w:tc>
          <w:tcPr/>
          <w:p w:rsidR="00000000" w:rsidDel="00000000" w:rsidP="00000000" w:rsidRDefault="00000000" w:rsidRPr="00000000" w14:paraId="00000029">
            <w:pPr>
              <w:spacing w:after="160" w:line="259" w:lineRule="auto"/>
              <w:rPr/>
            </w:pPr>
            <w:r w:rsidDel="00000000" w:rsidR="00000000" w:rsidRPr="00000000">
              <w:rPr>
                <w:rtl w:val="0"/>
              </w:rPr>
              <w:t xml:space="preserve">76,510,800</w:t>
            </w:r>
          </w:p>
        </w:tc>
        <w:tc>
          <w:tcPr/>
          <w:p w:rsidR="00000000" w:rsidDel="00000000" w:rsidP="00000000" w:rsidRDefault="00000000" w:rsidRPr="00000000" w14:paraId="0000002A">
            <w:pPr>
              <w:spacing w:after="160" w:line="259" w:lineRule="auto"/>
              <w:rPr/>
            </w:pPr>
            <w:r w:rsidDel="00000000" w:rsidR="00000000" w:rsidRPr="00000000">
              <w:rPr>
                <w:rtl w:val="0"/>
              </w:rPr>
              <w:t xml:space="preserve">Linear vesting over 36 months. 3-month cliff.</w:t>
            </w:r>
          </w:p>
        </w:tc>
      </w:tr>
      <w:tr>
        <w:trPr>
          <w:cantSplit w:val="0"/>
          <w:tblHeader w:val="0"/>
        </w:trPr>
        <w:tc>
          <w:tcPr/>
          <w:p w:rsidR="00000000" w:rsidDel="00000000" w:rsidP="00000000" w:rsidRDefault="00000000" w:rsidRPr="00000000" w14:paraId="0000002B">
            <w:pPr>
              <w:spacing w:after="160" w:line="259" w:lineRule="auto"/>
              <w:rPr/>
            </w:pPr>
            <w:r w:rsidDel="00000000" w:rsidR="00000000" w:rsidRPr="00000000">
              <w:rPr>
                <w:rtl w:val="0"/>
              </w:rPr>
              <w:t xml:space="preserve">Reserve Fund</w:t>
            </w:r>
          </w:p>
        </w:tc>
        <w:tc>
          <w:tcPr/>
          <w:p w:rsidR="00000000" w:rsidDel="00000000" w:rsidP="00000000" w:rsidRDefault="00000000" w:rsidRPr="00000000" w14:paraId="0000002C">
            <w:pPr>
              <w:spacing w:after="160" w:line="259" w:lineRule="auto"/>
              <w:rPr/>
            </w:pPr>
            <w:r w:rsidDel="00000000" w:rsidR="00000000" w:rsidRPr="00000000">
              <w:rPr>
                <w:rtl w:val="0"/>
              </w:rPr>
              <w:t xml:space="preserve">10%</w:t>
            </w:r>
          </w:p>
        </w:tc>
        <w:tc>
          <w:tcPr/>
          <w:p w:rsidR="00000000" w:rsidDel="00000000" w:rsidP="00000000" w:rsidRDefault="00000000" w:rsidRPr="00000000" w14:paraId="0000002D">
            <w:pPr>
              <w:spacing w:after="160" w:line="259" w:lineRule="auto"/>
              <w:rPr/>
            </w:pPr>
            <w:r w:rsidDel="00000000" w:rsidR="00000000" w:rsidRPr="00000000">
              <w:rPr>
                <w:rtl w:val="0"/>
              </w:rPr>
              <w:t xml:space="preserve">51,007,200</w:t>
            </w:r>
          </w:p>
        </w:tc>
        <w:tc>
          <w:tcPr/>
          <w:p w:rsidR="00000000" w:rsidDel="00000000" w:rsidP="00000000" w:rsidRDefault="00000000" w:rsidRPr="00000000" w14:paraId="0000002E">
            <w:pPr>
              <w:spacing w:after="160" w:line="259" w:lineRule="auto"/>
              <w:rPr/>
            </w:pPr>
            <w:r w:rsidDel="00000000" w:rsidR="00000000" w:rsidRPr="00000000">
              <w:rPr>
                <w:rtl w:val="0"/>
              </w:rPr>
              <w:t xml:space="preserve">Locked for 12 months, then discretionary release.</w:t>
            </w:r>
          </w:p>
        </w:tc>
      </w:tr>
      <w:tr>
        <w:trPr>
          <w:cantSplit w:val="0"/>
          <w:tblHeader w:val="0"/>
        </w:trPr>
        <w:tc>
          <w:tcPr/>
          <w:p w:rsidR="00000000" w:rsidDel="00000000" w:rsidP="00000000" w:rsidRDefault="00000000" w:rsidRPr="00000000" w14:paraId="0000002F">
            <w:pPr>
              <w:spacing w:after="160" w:line="259" w:lineRule="auto"/>
              <w:rPr/>
            </w:pPr>
            <w:r w:rsidDel="00000000" w:rsidR="00000000" w:rsidRPr="00000000">
              <w:rPr>
                <w:rtl w:val="0"/>
              </w:rPr>
              <w:t xml:space="preserve">Community &amp; Marketing</w:t>
            </w:r>
          </w:p>
        </w:tc>
        <w:tc>
          <w:tcPr/>
          <w:p w:rsidR="00000000" w:rsidDel="00000000" w:rsidP="00000000" w:rsidRDefault="00000000" w:rsidRPr="00000000" w14:paraId="00000030">
            <w:pPr>
              <w:spacing w:after="160" w:line="259" w:lineRule="auto"/>
              <w:rPr/>
            </w:pPr>
            <w:r w:rsidDel="00000000" w:rsidR="00000000" w:rsidRPr="00000000">
              <w:rPr>
                <w:rtl w:val="0"/>
              </w:rPr>
              <w:t xml:space="preserve">15%</w:t>
            </w:r>
          </w:p>
        </w:tc>
        <w:tc>
          <w:tcPr/>
          <w:p w:rsidR="00000000" w:rsidDel="00000000" w:rsidP="00000000" w:rsidRDefault="00000000" w:rsidRPr="00000000" w14:paraId="00000031">
            <w:pPr>
              <w:spacing w:after="160" w:line="259" w:lineRule="auto"/>
              <w:rPr/>
            </w:pPr>
            <w:r w:rsidDel="00000000" w:rsidR="00000000" w:rsidRPr="00000000">
              <w:rPr>
                <w:rtl w:val="0"/>
              </w:rPr>
              <w:t xml:space="preserve">76,510,800</w:t>
            </w:r>
          </w:p>
        </w:tc>
        <w:tc>
          <w:tcPr/>
          <w:p w:rsidR="00000000" w:rsidDel="00000000" w:rsidP="00000000" w:rsidRDefault="00000000" w:rsidRPr="00000000" w14:paraId="00000032">
            <w:pPr>
              <w:spacing w:after="160" w:line="259" w:lineRule="auto"/>
              <w:rPr/>
            </w:pPr>
            <w:r w:rsidDel="00000000" w:rsidR="00000000" w:rsidRPr="00000000">
              <w:rPr>
                <w:rtl w:val="0"/>
              </w:rPr>
              <w:t xml:space="preserve">33% TGE, rest released over 24 months.</w:t>
            </w:r>
          </w:p>
        </w:tc>
      </w:tr>
    </w:tbl>
    <w:p w:rsidR="00000000" w:rsidDel="00000000" w:rsidP="00000000" w:rsidRDefault="00000000" w:rsidRPr="00000000" w14:paraId="00000033">
      <w:pPr>
        <w:pStyle w:val="Heading1"/>
        <w:rPr/>
      </w:pPr>
      <w:r w:rsidDel="00000000" w:rsidR="00000000" w:rsidRPr="00000000">
        <w:rPr>
          <w:rtl w:val="0"/>
        </w:rPr>
        <w:t xml:space="preserve">4. Utility and Use Cases</w:t>
      </w:r>
    </w:p>
    <w:p w:rsidR="00000000" w:rsidDel="00000000" w:rsidP="00000000" w:rsidRDefault="00000000" w:rsidRPr="00000000" w14:paraId="00000034">
      <w:pPr>
        <w:rPr/>
      </w:pPr>
      <w:r w:rsidDel="00000000" w:rsidR="00000000" w:rsidRPr="00000000">
        <w:rPr>
          <w:rtl w:val="0"/>
        </w:rPr>
        <w:t xml:space="preserve">EarthCoin powers a green web3 ecosystem. Its uses include:</w:t>
      </w:r>
    </w:p>
    <w:p w:rsidR="00000000" w:rsidDel="00000000" w:rsidP="00000000" w:rsidRDefault="00000000" w:rsidRPr="00000000" w14:paraId="00000035">
      <w:pPr>
        <w:rPr>
          <w:b w:val="1"/>
          <w:bCs w:val="1"/>
        </w:rPr>
      </w:pPr>
      <w:r w:rsidDel="00000000" w:rsidR="00000000" w:rsidRPr="00000000">
        <w:rPr>
          <w:b w:val="1"/>
          <w:bCs w:val="1"/>
          <w:rtl w:val="0"/>
        </w:rPr>
        <w:t xml:space="preserve">A. Incentivizing Conservation</w:t>
      </w:r>
    </w:p>
    <w:p w:rsidR="00000000" w:rsidDel="00000000" w:rsidP="00000000" w:rsidRDefault="00000000" w:rsidRPr="00000000" w14:paraId="00000036">
      <w:pPr>
        <w:numPr>
          <w:ilvl w:val="0"/>
          <w:numId w:val="2"/>
        </w:numPr>
        <w:ind w:left="720" w:hanging="360"/>
        <w:rPr/>
      </w:pPr>
      <w:r w:rsidDel="00000000" w:rsidR="00000000" w:rsidRPr="00000000">
        <w:rPr>
          <w:rtl w:val="0"/>
        </w:rPr>
        <w:t xml:space="preserve">Reward verified ecological actions (tree planting, plastic removal, wildlife protection).</w:t>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Proof-of-Impact submission → On-chain verification → Token mint.</w:t>
      </w:r>
    </w:p>
    <w:p w:rsidR="00000000" w:rsidDel="00000000" w:rsidP="00000000" w:rsidRDefault="00000000" w:rsidRPr="00000000" w14:paraId="00000038">
      <w:pPr>
        <w:rPr>
          <w:b w:val="1"/>
          <w:bCs w:val="1"/>
        </w:rPr>
      </w:pPr>
      <w:r w:rsidDel="00000000" w:rsidR="00000000" w:rsidRPr="00000000">
        <w:rPr>
          <w:b w:val="1"/>
          <w:bCs w:val="1"/>
          <w:rtl w:val="0"/>
        </w:rPr>
        <w:t xml:space="preserve">B. Access and Exchange</w:t>
      </w:r>
    </w:p>
    <w:p w:rsidR="00000000" w:rsidDel="00000000" w:rsidP="00000000" w:rsidRDefault="00000000" w:rsidRPr="00000000" w14:paraId="00000039">
      <w:pPr>
        <w:numPr>
          <w:ilvl w:val="0"/>
          <w:numId w:val="3"/>
        </w:numPr>
        <w:ind w:left="720" w:hanging="360"/>
        <w:rPr/>
      </w:pPr>
      <w:sdt>
        <w:sdtPr>
          <w:id w:val="1557402924"/>
          <w:tag w:val="goog_rdk_11"/>
        </w:sdtPr>
        <w:sdtContent>
          <w:commentRangeStart w:id="5"/>
        </w:sdtContent>
      </w:sdt>
      <w:sdt>
        <w:sdtPr>
          <w:id w:val="854746607"/>
          <w:tag w:val="goog_rdk_12"/>
        </w:sdtPr>
        <w:sdtContent>
          <w:commentRangeStart w:id="6"/>
        </w:sdtContent>
      </w:sdt>
      <w:sdt>
        <w:sdtPr>
          <w:id w:val="1750483400"/>
          <w:tag w:val="goog_rdk_13"/>
        </w:sdtPr>
        <w:sdtContent>
          <w:commentRangeStart w:id="7"/>
        </w:sdtContent>
      </w:sdt>
      <w:r w:rsidDel="00000000" w:rsidR="00000000" w:rsidRPr="00000000">
        <w:rPr>
          <w:rtl w:val="0"/>
        </w:rPr>
        <w:t xml:space="preserve">Used to </w:t>
      </w:r>
      <w:r w:rsidDel="00000000" w:rsidR="00000000" w:rsidRPr="00000000">
        <w:rPr>
          <w:b w:val="1"/>
          <w:bCs w:val="1"/>
          <w:rtl w:val="0"/>
        </w:rPr>
        <w:t xml:space="preserve">purchase eco-services or products</w:t>
      </w:r>
      <w:r w:rsidDel="00000000" w:rsidR="00000000" w:rsidRPr="00000000">
        <w:rPr>
          <w:rtl w:val="0"/>
        </w:rPr>
        <w:t xml:space="preserve"> on the decentralized Earth Marketplace.</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A">
      <w:pPr>
        <w:numPr>
          <w:ilvl w:val="0"/>
          <w:numId w:val="3"/>
        </w:numPr>
        <w:ind w:left="720" w:hanging="360"/>
        <w:rPr/>
      </w:pPr>
      <w:sdt>
        <w:sdtPr>
          <w:id w:val="-431846962"/>
          <w:tag w:val="goog_rdk_14"/>
        </w:sdtPr>
        <w:sdtContent>
          <w:commentRangeStart w:id="8"/>
        </w:sdtContent>
      </w:sdt>
      <w:sdt>
        <w:sdtPr>
          <w:id w:val="-616372816"/>
          <w:tag w:val="goog_rdk_15"/>
        </w:sdtPr>
        <w:sdtContent>
          <w:commentRangeStart w:id="9"/>
        </w:sdtContent>
      </w:sdt>
      <w:r w:rsidDel="00000000" w:rsidR="00000000" w:rsidRPr="00000000">
        <w:rPr>
          <w:rtl w:val="0"/>
        </w:rPr>
        <w:t xml:space="preserve">Exchangeable for stablecoins or used in ecosystem swaps.</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C. Governance</w:t>
      </w:r>
    </w:p>
    <w:p w:rsidR="00000000" w:rsidDel="00000000" w:rsidP="00000000" w:rsidRDefault="00000000" w:rsidRPr="00000000" w14:paraId="0000003C">
      <w:pPr>
        <w:numPr>
          <w:ilvl w:val="0"/>
          <w:numId w:val="4"/>
        </w:numPr>
        <w:ind w:left="720" w:hanging="360"/>
        <w:rPr/>
      </w:pPr>
      <w:r w:rsidDel="00000000" w:rsidR="00000000" w:rsidRPr="00000000">
        <w:rPr>
          <w:b w:val="1"/>
          <w:bCs w:val="1"/>
          <w:rtl w:val="0"/>
        </w:rPr>
        <w:t xml:space="preserve">1 ECT = 1 vote</w:t>
      </w:r>
      <w:r w:rsidDel="00000000" w:rsidR="00000000" w:rsidRPr="00000000">
        <w:rPr>
          <w:rtl w:val="0"/>
        </w:rPr>
        <w:t xml:space="preserve"> in on-chain governance.</w:t>
      </w:r>
    </w:p>
    <w:p w:rsidR="00000000" w:rsidDel="00000000" w:rsidP="00000000" w:rsidRDefault="00000000" w:rsidRPr="00000000" w14:paraId="0000003D">
      <w:pPr>
        <w:numPr>
          <w:ilvl w:val="0"/>
          <w:numId w:val="4"/>
        </w:numPr>
        <w:ind w:left="720" w:hanging="360"/>
        <w:rPr/>
      </w:pPr>
      <w:r w:rsidDel="00000000" w:rsidR="00000000" w:rsidRPr="00000000">
        <w:rPr>
          <w:rtl w:val="0"/>
        </w:rPr>
        <w:t xml:space="preserve">Used to </w:t>
      </w:r>
      <w:r w:rsidDel="00000000" w:rsidR="00000000" w:rsidRPr="00000000">
        <w:rPr>
          <w:b w:val="1"/>
          <w:bCs w:val="1"/>
          <w:rtl w:val="0"/>
        </w:rPr>
        <w:t xml:space="preserve">propose, support, or vote</w:t>
      </w:r>
      <w:r w:rsidDel="00000000" w:rsidR="00000000" w:rsidRPr="00000000">
        <w:rPr>
          <w:rtl w:val="0"/>
        </w:rPr>
        <w:t xml:space="preserve"> on:</w:t>
      </w:r>
    </w:p>
    <w:p w:rsidR="00000000" w:rsidDel="00000000" w:rsidP="00000000" w:rsidRDefault="00000000" w:rsidRPr="00000000" w14:paraId="0000003E">
      <w:pPr>
        <w:numPr>
          <w:ilvl w:val="1"/>
          <w:numId w:val="4"/>
        </w:numPr>
        <w:ind w:left="1440" w:hanging="360"/>
        <w:rPr/>
      </w:pPr>
      <w:r w:rsidDel="00000000" w:rsidR="00000000" w:rsidRPr="00000000">
        <w:rPr>
          <w:rtl w:val="0"/>
        </w:rPr>
        <w:t xml:space="preserve">New impact categories.</w:t>
      </w:r>
    </w:p>
    <w:p w:rsidR="00000000" w:rsidDel="00000000" w:rsidP="00000000" w:rsidRDefault="00000000" w:rsidRPr="00000000" w14:paraId="0000003F">
      <w:pPr>
        <w:numPr>
          <w:ilvl w:val="1"/>
          <w:numId w:val="4"/>
        </w:numPr>
        <w:ind w:left="1440" w:hanging="360"/>
        <w:rPr/>
      </w:pPr>
      <w:r w:rsidDel="00000000" w:rsidR="00000000" w:rsidRPr="00000000">
        <w:rPr>
          <w:rtl w:val="0"/>
        </w:rPr>
        <w:t xml:space="preserve">Grant allocations.</w:t>
      </w:r>
    </w:p>
    <w:p w:rsidR="00000000" w:rsidDel="00000000" w:rsidP="00000000" w:rsidRDefault="00000000" w:rsidRPr="00000000" w14:paraId="00000040">
      <w:pPr>
        <w:numPr>
          <w:ilvl w:val="1"/>
          <w:numId w:val="4"/>
        </w:numPr>
        <w:ind w:left="1440" w:hanging="360"/>
        <w:rPr/>
      </w:pPr>
      <w:r w:rsidDel="00000000" w:rsidR="00000000" w:rsidRPr="00000000">
        <w:rPr>
          <w:rtl w:val="0"/>
        </w:rPr>
        <w:t xml:space="preserve">Treasury usage.</w:t>
      </w:r>
    </w:p>
    <w:p w:rsidR="00000000" w:rsidDel="00000000" w:rsidP="00000000" w:rsidRDefault="00000000" w:rsidRPr="00000000" w14:paraId="00000041">
      <w:pPr>
        <w:rPr>
          <w:b w:val="1"/>
          <w:bCs w:val="1"/>
        </w:rPr>
      </w:pPr>
      <w:r w:rsidDel="00000000" w:rsidR="00000000" w:rsidRPr="00000000">
        <w:rPr>
          <w:b w:val="1"/>
          <w:bCs w:val="1"/>
          <w:rtl w:val="0"/>
        </w:rPr>
        <w:t xml:space="preserve">D. Staking &amp; Delegation</w:t>
      </w:r>
    </w:p>
    <w:p w:rsidR="00000000" w:rsidDel="00000000" w:rsidP="00000000" w:rsidRDefault="00000000" w:rsidRPr="00000000" w14:paraId="00000042">
      <w:pPr>
        <w:numPr>
          <w:ilvl w:val="0"/>
          <w:numId w:val="5"/>
        </w:numPr>
        <w:ind w:left="720" w:hanging="360"/>
        <w:rPr/>
      </w:pPr>
      <w:r w:rsidDel="00000000" w:rsidR="00000000" w:rsidRPr="00000000">
        <w:rPr>
          <w:rtl w:val="0"/>
        </w:rPr>
        <w:t xml:space="preserve">Stake E</w:t>
      </w:r>
      <w:sdt>
        <w:sdtPr>
          <w:id w:val="1490296587"/>
          <w:tag w:val="goog_rdk_16"/>
        </w:sdtPr>
        <w:sdtContent>
          <w:del w:author="Bruce Ohr" w:id="6" w:date="2025-10-13T19:30:43Z">
            <w:r w:rsidDel="00000000" w:rsidR="00000000" w:rsidRPr="00000000">
              <w:rPr>
                <w:rtl w:val="0"/>
              </w:rPr>
              <w:delText xml:space="preserve">C</w:delText>
            </w:r>
          </w:del>
        </w:sdtContent>
      </w:sdt>
      <w:r w:rsidDel="00000000" w:rsidR="00000000" w:rsidRPr="00000000">
        <w:rPr>
          <w:rtl w:val="0"/>
        </w:rPr>
        <w:t xml:space="preserve">T</w:t>
      </w:r>
      <w:sdt>
        <w:sdtPr>
          <w:id w:val="-1217001464"/>
          <w:tag w:val="goog_rdk_17"/>
        </w:sdtPr>
        <w:sdtContent>
          <w:ins w:author="Bruce Ohr" w:id="7" w:date="2025-10-13T19:30:48Z">
            <w:r w:rsidDel="00000000" w:rsidR="00000000" w:rsidRPr="00000000">
              <w:rPr>
                <w:rtl w:val="0"/>
              </w:rPr>
              <w:t xml:space="preserve">C</w:t>
            </w:r>
          </w:ins>
        </w:sdtContent>
      </w:sdt>
      <w:r w:rsidDel="00000000" w:rsidR="00000000" w:rsidRPr="00000000">
        <w:rPr>
          <w:rtl w:val="0"/>
        </w:rPr>
        <w:t xml:space="preserve"> to earn rewards (sourced from treasury or impact pool).</w:t>
      </w:r>
    </w:p>
    <w:p w:rsidR="00000000" w:rsidDel="00000000" w:rsidP="00000000" w:rsidRDefault="00000000" w:rsidRPr="00000000" w14:paraId="00000043">
      <w:pPr>
        <w:numPr>
          <w:ilvl w:val="0"/>
          <w:numId w:val="5"/>
        </w:numPr>
        <w:ind w:left="720" w:hanging="360"/>
        <w:rPr/>
      </w:pPr>
      <w:r w:rsidDel="00000000" w:rsidR="00000000" w:rsidRPr="00000000">
        <w:rPr>
          <w:rtl w:val="0"/>
        </w:rPr>
        <w:t xml:space="preserve">Stakeholders can </w:t>
      </w:r>
      <w:r w:rsidDel="00000000" w:rsidR="00000000" w:rsidRPr="00000000">
        <w:rPr>
          <w:b w:val="1"/>
          <w:bCs w:val="1"/>
          <w:rtl w:val="0"/>
        </w:rPr>
        <w:t xml:space="preserve">delegate tokens to verified organizations</w:t>
      </w:r>
      <w:r w:rsidDel="00000000" w:rsidR="00000000" w:rsidRPr="00000000">
        <w:rPr>
          <w:rtl w:val="0"/>
        </w:rPr>
        <w:t xml:space="preserve">, signaling community trust.</w:t>
      </w:r>
    </w:p>
    <w:p w:rsidR="00000000" w:rsidDel="00000000" w:rsidP="00000000" w:rsidRDefault="00000000" w:rsidRPr="00000000" w14:paraId="00000044">
      <w:pPr>
        <w:pStyle w:val="Heading1"/>
        <w:rPr/>
      </w:pPr>
      <w:r w:rsidDel="00000000" w:rsidR="00000000" w:rsidRPr="00000000">
        <w:rPr>
          <w:rtl w:val="0"/>
        </w:rPr>
        <w:t xml:space="preserve">5. Emission &amp; Minting Mechanism</w:t>
      </w:r>
    </w:p>
    <w:p w:rsidR="00000000" w:rsidDel="00000000" w:rsidP="00000000" w:rsidRDefault="00000000" w:rsidRPr="00000000" w14:paraId="00000045">
      <w:pPr>
        <w:spacing w:after="160" w:line="259" w:lineRule="auto"/>
        <w:rPr/>
      </w:pPr>
      <w:r w:rsidDel="00000000" w:rsidR="00000000" w:rsidRPr="00000000">
        <w:rPr>
          <w:rtl w:val="0"/>
        </w:rPr>
        <w:t xml:space="preserve">EarthCoin is </w:t>
      </w:r>
      <w:r w:rsidDel="00000000" w:rsidR="00000000" w:rsidRPr="00000000">
        <w:rPr>
          <w:b w:val="1"/>
          <w:bCs w:val="1"/>
          <w:rtl w:val="0"/>
        </w:rPr>
        <w:t xml:space="preserve">partially inflationary</w:t>
      </w:r>
      <w:r w:rsidDel="00000000" w:rsidR="00000000" w:rsidRPr="00000000">
        <w:rPr>
          <w:rtl w:val="0"/>
        </w:rPr>
        <w:t xml:space="preserve">, governed by </w:t>
      </w:r>
      <w:r w:rsidDel="00000000" w:rsidR="00000000" w:rsidRPr="00000000">
        <w:rPr>
          <w:b w:val="1"/>
          <w:bCs w:val="1"/>
          <w:rtl w:val="0"/>
        </w:rPr>
        <w:t xml:space="preserve">Proof-of-Impact emissions</w:t>
      </w:r>
      <w:r w:rsidDel="00000000" w:rsidR="00000000" w:rsidRPr="00000000">
        <w:rPr>
          <w:rtl w:val="0"/>
        </w:rPr>
        <w:t xml:space="preserve">:</w:t>
      </w:r>
    </w:p>
    <w:tbl>
      <w:tblPr>
        <w:tblStyle w:val="Table3"/>
        <w:tblW w:w="7693.0" w:type="dxa"/>
        <w:jc w:val="left"/>
        <w:tblInd w:w="-108.0" w:type="dxa"/>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727"/>
        <w:gridCol w:w="4966"/>
        <w:tblGridChange w:id="0">
          <w:tblGrid>
            <w:gridCol w:w="2727"/>
            <w:gridCol w:w="4966"/>
          </w:tblGrid>
        </w:tblGridChange>
      </w:tblGrid>
      <w:tr>
        <w:trPr>
          <w:cantSplit w:val="0"/>
          <w:tblHeader w:val="0"/>
        </w:trPr>
        <w:tc>
          <w:tcPr/>
          <w:p w:rsidR="00000000" w:rsidDel="00000000" w:rsidP="00000000" w:rsidRDefault="00000000" w:rsidRPr="00000000" w14:paraId="00000046">
            <w:pPr>
              <w:spacing w:after="160" w:line="259" w:lineRule="auto"/>
              <w:rPr/>
            </w:pPr>
            <w:r w:rsidDel="00000000" w:rsidR="00000000" w:rsidRPr="00000000">
              <w:rPr>
                <w:rtl w:val="0"/>
              </w:rPr>
              <w:t xml:space="preserve">Parameter</w:t>
            </w:r>
          </w:p>
        </w:tc>
        <w:tc>
          <w:tcPr/>
          <w:p w:rsidR="00000000" w:rsidDel="00000000" w:rsidP="00000000" w:rsidRDefault="00000000" w:rsidRPr="00000000" w14:paraId="00000047">
            <w:pPr>
              <w:spacing w:after="160" w:line="259" w:lineRule="auto"/>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48">
            <w:pPr>
              <w:spacing w:after="160" w:line="259" w:lineRule="auto"/>
              <w:rPr/>
            </w:pPr>
            <w:r w:rsidDel="00000000" w:rsidR="00000000" w:rsidRPr="00000000">
              <w:rPr>
                <w:rtl w:val="0"/>
              </w:rPr>
              <w:t xml:space="preserve">Fixed Supply Cap</w:t>
            </w:r>
          </w:p>
        </w:tc>
        <w:tc>
          <w:tcPr/>
          <w:p w:rsidR="00000000" w:rsidDel="00000000" w:rsidP="00000000" w:rsidRDefault="00000000" w:rsidRPr="00000000" w14:paraId="00000049">
            <w:pPr>
              <w:spacing w:after="160" w:line="259" w:lineRule="auto"/>
              <w:rPr/>
            </w:pPr>
            <w:r w:rsidDel="00000000" w:rsidR="00000000" w:rsidRPr="00000000">
              <w:rPr>
                <w:rtl w:val="0"/>
              </w:rPr>
              <w:t xml:space="preserve">510,072,000 E</w:t>
            </w:r>
            <w:sdt>
              <w:sdtPr>
                <w:id w:val="-169836748"/>
                <w:tag w:val="goog_rdk_18"/>
              </w:sdtPr>
              <w:sdtContent>
                <w:del w:author="Bruce Ohr" w:id="8" w:date="2025-10-13T19:30:34Z">
                  <w:r w:rsidDel="00000000" w:rsidR="00000000" w:rsidRPr="00000000">
                    <w:rPr>
                      <w:rtl w:val="0"/>
                    </w:rPr>
                    <w:delText xml:space="preserve">C</w:delText>
                  </w:r>
                </w:del>
              </w:sdtContent>
            </w:sdt>
            <w:r w:rsidDel="00000000" w:rsidR="00000000" w:rsidRPr="00000000">
              <w:rPr>
                <w:rtl w:val="0"/>
              </w:rPr>
              <w:t xml:space="preserve">T</w:t>
            </w:r>
            <w:sdt>
              <w:sdtPr>
                <w:id w:val="1780551049"/>
                <w:tag w:val="goog_rdk_19"/>
              </w:sdtPr>
              <w:sdtContent>
                <w:ins w:author="Bruce Ohr" w:id="9" w:date="2025-10-13T19:30:36Z">
                  <w:r w:rsidDel="00000000" w:rsidR="00000000" w:rsidRPr="00000000">
                    <w:rPr>
                      <w:rtl w:val="0"/>
                    </w:rPr>
                    <w:t xml:space="preserve">C</w:t>
                  </w:r>
                </w:ins>
              </w:sdtContent>
            </w:sdt>
            <w:r w:rsidDel="00000000" w:rsidR="00000000" w:rsidRPr="00000000">
              <w:rPr>
                <w:rtl w:val="0"/>
              </w:rPr>
            </w:r>
          </w:p>
        </w:tc>
      </w:tr>
      <w:tr>
        <w:trPr>
          <w:cantSplit w:val="0"/>
          <w:tblHeader w:val="0"/>
        </w:trPr>
        <w:tc>
          <w:tcPr/>
          <w:p w:rsidR="00000000" w:rsidDel="00000000" w:rsidP="00000000" w:rsidRDefault="00000000" w:rsidRPr="00000000" w14:paraId="0000004A">
            <w:pPr>
              <w:spacing w:after="160" w:line="259" w:lineRule="auto"/>
              <w:rPr/>
            </w:pPr>
            <w:r w:rsidDel="00000000" w:rsidR="00000000" w:rsidRPr="00000000">
              <w:rPr>
                <w:rtl w:val="0"/>
              </w:rPr>
              <w:t xml:space="preserve">Impact-Based Minting</w:t>
            </w:r>
          </w:p>
        </w:tc>
        <w:tc>
          <w:tcPr/>
          <w:p w:rsidR="00000000" w:rsidDel="00000000" w:rsidP="00000000" w:rsidRDefault="00000000" w:rsidRPr="00000000" w14:paraId="0000004B">
            <w:pPr>
              <w:spacing w:after="160" w:line="259" w:lineRule="auto"/>
              <w:rPr/>
            </w:pPr>
            <w:sdt>
              <w:sdtPr>
                <w:id w:val="-510010363"/>
                <w:tag w:val="goog_rdk_20"/>
              </w:sdtPr>
              <w:sdtContent>
                <w:commentRangeStart w:id="10"/>
              </w:sdtContent>
            </w:sdt>
            <w:sdt>
              <w:sdtPr>
                <w:id w:val="-1341177325"/>
                <w:tag w:val="goog_rdk_21"/>
              </w:sdtPr>
              <w:sdtContent>
                <w:commentRangeStart w:id="11"/>
              </w:sdtContent>
            </w:sdt>
            <w:r w:rsidDel="00000000" w:rsidR="00000000" w:rsidRPr="00000000">
              <w:rPr>
                <w:rtl w:val="0"/>
              </w:rPr>
              <w:t xml:space="preserve">Dynamic, but capped annually (e.g., 5% max/year</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w:t>
            </w:r>
          </w:p>
        </w:tc>
      </w:tr>
      <w:tr>
        <w:trPr>
          <w:cantSplit w:val="0"/>
          <w:tblHeader w:val="0"/>
        </w:trPr>
        <w:tc>
          <w:tcPr/>
          <w:p w:rsidR="00000000" w:rsidDel="00000000" w:rsidP="00000000" w:rsidRDefault="00000000" w:rsidRPr="00000000" w14:paraId="0000004C">
            <w:pPr>
              <w:spacing w:after="160" w:line="259" w:lineRule="auto"/>
              <w:rPr/>
            </w:pPr>
            <w:r w:rsidDel="00000000" w:rsidR="00000000" w:rsidRPr="00000000">
              <w:rPr>
                <w:rtl w:val="0"/>
              </w:rPr>
              <w:t xml:space="preserve">Developmental Emission</w:t>
            </w:r>
          </w:p>
        </w:tc>
        <w:tc>
          <w:tcPr/>
          <w:p w:rsidR="00000000" w:rsidDel="00000000" w:rsidP="00000000" w:rsidRDefault="00000000" w:rsidRPr="00000000" w14:paraId="0000004D">
            <w:pPr>
              <w:spacing w:after="160" w:line="259" w:lineRule="auto"/>
              <w:rPr/>
            </w:pPr>
            <w:r w:rsidDel="00000000" w:rsidR="00000000" w:rsidRPr="00000000">
              <w:rPr>
                <w:rtl w:val="0"/>
              </w:rPr>
              <w:t xml:space="preserve">Pre-minted, vesting over 3 years</w:t>
            </w:r>
          </w:p>
        </w:tc>
      </w:tr>
      <w:tr>
        <w:trPr>
          <w:cantSplit w:val="0"/>
          <w:tblHeader w:val="0"/>
        </w:trPr>
        <w:tc>
          <w:tcPr/>
          <w:p w:rsidR="00000000" w:rsidDel="00000000" w:rsidP="00000000" w:rsidRDefault="00000000" w:rsidRPr="00000000" w14:paraId="0000004E">
            <w:pPr>
              <w:spacing w:after="160" w:line="259" w:lineRule="auto"/>
              <w:rPr/>
            </w:pPr>
            <w:r w:rsidDel="00000000" w:rsidR="00000000" w:rsidRPr="00000000">
              <w:rPr>
                <w:rtl w:val="0"/>
              </w:rPr>
              <w:t xml:space="preserve">Community Minting</w:t>
            </w:r>
          </w:p>
        </w:tc>
        <w:tc>
          <w:tcPr/>
          <w:p w:rsidR="00000000" w:rsidDel="00000000" w:rsidP="00000000" w:rsidRDefault="00000000" w:rsidRPr="00000000" w14:paraId="0000004F">
            <w:pPr>
              <w:spacing w:after="160" w:line="259" w:lineRule="auto"/>
              <w:rPr/>
            </w:pPr>
            <w:r w:rsidDel="00000000" w:rsidR="00000000" w:rsidRPr="00000000">
              <w:rPr>
                <w:rtl w:val="0"/>
              </w:rPr>
              <w:t xml:space="preserve">Capped quarterly, subject to verified reach metrics</w:t>
            </w:r>
          </w:p>
        </w:tc>
      </w:tr>
    </w:tbl>
    <w:p w:rsidR="00000000" w:rsidDel="00000000" w:rsidP="00000000" w:rsidRDefault="00000000" w:rsidRPr="00000000" w14:paraId="00000050">
      <w:pPr>
        <w:spacing w:after="160" w:line="259" w:lineRule="auto"/>
        <w:rPr>
          <w:b w:val="1"/>
          <w:bCs w:val="1"/>
        </w:rPr>
      </w:pPr>
      <w:r w:rsidDel="00000000" w:rsidR="00000000" w:rsidRPr="00000000">
        <w:rPr>
          <w:rtl w:val="0"/>
        </w:rPr>
      </w:r>
    </w:p>
    <w:p w:rsidR="00000000" w:rsidDel="00000000" w:rsidP="00000000" w:rsidRDefault="00000000" w:rsidRPr="00000000" w14:paraId="00000051">
      <w:pPr>
        <w:spacing w:after="160" w:line="259" w:lineRule="auto"/>
        <w:rPr/>
      </w:pPr>
      <w:r w:rsidDel="00000000" w:rsidR="00000000" w:rsidRPr="00000000">
        <w:rPr>
          <w:b w:val="1"/>
          <w:bCs w:val="1"/>
          <w:rtl w:val="0"/>
        </w:rPr>
        <w:t xml:space="preserve">Proof-of-Impact Oracle Integration</w:t>
      </w:r>
      <w:r w:rsidDel="00000000" w:rsidR="00000000" w:rsidRPr="00000000">
        <w:rPr>
          <w:rtl w:val="0"/>
        </w:rPr>
        <w:t xml:space="preserve">:</w:t>
      </w:r>
    </w:p>
    <w:p w:rsidR="00000000" w:rsidDel="00000000" w:rsidP="00000000" w:rsidRDefault="00000000" w:rsidRPr="00000000" w14:paraId="00000052">
      <w:pPr>
        <w:numPr>
          <w:ilvl w:val="0"/>
          <w:numId w:val="6"/>
        </w:numPr>
        <w:spacing w:after="160" w:line="259" w:lineRule="auto"/>
        <w:ind w:left="720" w:hanging="360"/>
        <w:rPr/>
      </w:pPr>
      <w:r w:rsidDel="00000000" w:rsidR="00000000" w:rsidRPr="00000000">
        <w:rPr>
          <w:rtl w:val="0"/>
        </w:rPr>
        <w:t xml:space="preserve">Oracles verify real-world conservation efforts via satellite, IoT, or on-ground validators.</w:t>
      </w:r>
    </w:p>
    <w:p w:rsidR="00000000" w:rsidDel="00000000" w:rsidP="00000000" w:rsidRDefault="00000000" w:rsidRPr="00000000" w14:paraId="00000053">
      <w:pPr>
        <w:numPr>
          <w:ilvl w:val="0"/>
          <w:numId w:val="6"/>
        </w:numPr>
        <w:spacing w:after="160" w:line="259" w:lineRule="auto"/>
        <w:ind w:left="720" w:hanging="360"/>
        <w:rPr/>
      </w:pPr>
      <w:r w:rsidDel="00000000" w:rsidR="00000000" w:rsidRPr="00000000">
        <w:rPr>
          <w:rtl w:val="0"/>
        </w:rPr>
        <w:t xml:space="preserve">Verified data triggers </w:t>
      </w:r>
      <w:r w:rsidDel="00000000" w:rsidR="00000000" w:rsidRPr="00000000">
        <w:rPr>
          <w:b w:val="1"/>
          <w:bCs w:val="1"/>
          <w:rtl w:val="0"/>
        </w:rPr>
        <w:t xml:space="preserve">smart contract-based minting</w:t>
      </w:r>
      <w:r w:rsidDel="00000000" w:rsidR="00000000" w:rsidRPr="00000000">
        <w:rPr>
          <w:rtl w:val="0"/>
        </w:rPr>
        <w:t xml:space="preserve"> (from Ecosystem Incentive Pool).</w:t>
      </w:r>
    </w:p>
    <w:p w:rsidR="00000000" w:rsidDel="00000000" w:rsidP="00000000" w:rsidRDefault="00000000" w:rsidRPr="00000000" w14:paraId="00000054">
      <w:pPr>
        <w:pStyle w:val="Heading1"/>
        <w:rPr/>
      </w:pPr>
      <w:r w:rsidDel="00000000" w:rsidR="00000000" w:rsidRPr="00000000">
        <w:rPr>
          <w:rtl w:val="0"/>
        </w:rPr>
        <w:t xml:space="preserve">6. Deflationary Mechanics (Optional)</w:t>
      </w:r>
    </w:p>
    <w:p w:rsidR="00000000" w:rsidDel="00000000" w:rsidP="00000000" w:rsidRDefault="00000000" w:rsidRPr="00000000" w14:paraId="00000055">
      <w:pPr>
        <w:spacing w:after="160" w:line="259" w:lineRule="auto"/>
        <w:rPr/>
      </w:pPr>
      <w:r w:rsidDel="00000000" w:rsidR="00000000" w:rsidRPr="00000000">
        <w:rPr>
          <w:rtl w:val="0"/>
        </w:rPr>
        <w:t xml:space="preserve">To control inflation and increase scarcity:</w:t>
      </w:r>
    </w:p>
    <w:p w:rsidR="00000000" w:rsidDel="00000000" w:rsidP="00000000" w:rsidRDefault="00000000" w:rsidRPr="00000000" w14:paraId="00000056">
      <w:pPr>
        <w:numPr>
          <w:ilvl w:val="0"/>
          <w:numId w:val="7"/>
        </w:numPr>
        <w:spacing w:after="160" w:line="259" w:lineRule="auto"/>
        <w:ind w:left="720" w:hanging="360"/>
        <w:rPr/>
      </w:pPr>
      <w:r w:rsidDel="00000000" w:rsidR="00000000" w:rsidRPr="00000000">
        <w:rPr>
          <w:b w:val="1"/>
          <w:bCs w:val="1"/>
          <w:rtl w:val="0"/>
        </w:rPr>
        <w:t xml:space="preserve">Burn on Use</w:t>
      </w:r>
      <w:r w:rsidDel="00000000" w:rsidR="00000000" w:rsidRPr="00000000">
        <w:rPr>
          <w:rtl w:val="0"/>
        </w:rPr>
        <w:t xml:space="preserve">: Small % of tokens burned per marketplace transaction (governance-controlled).</w:t>
      </w:r>
    </w:p>
    <w:p w:rsidR="00000000" w:rsidDel="00000000" w:rsidP="00000000" w:rsidRDefault="00000000" w:rsidRPr="00000000" w14:paraId="00000057">
      <w:pPr>
        <w:numPr>
          <w:ilvl w:val="0"/>
          <w:numId w:val="7"/>
        </w:numPr>
        <w:spacing w:after="160" w:line="259" w:lineRule="auto"/>
        <w:ind w:left="720" w:hanging="360"/>
        <w:rPr/>
      </w:pPr>
      <w:r w:rsidDel="00000000" w:rsidR="00000000" w:rsidRPr="00000000">
        <w:rPr>
          <w:b w:val="1"/>
          <w:bCs w:val="1"/>
          <w:rtl w:val="0"/>
        </w:rPr>
        <w:t xml:space="preserve">Penalty Burn</w:t>
      </w:r>
      <w:r w:rsidDel="00000000" w:rsidR="00000000" w:rsidRPr="00000000">
        <w:rPr>
          <w:rtl w:val="0"/>
        </w:rPr>
        <w:t xml:space="preserve">: Inactive or fraudulent wallets (post-review) subject to slashing.</w:t>
      </w:r>
    </w:p>
    <w:p w:rsidR="00000000" w:rsidDel="00000000" w:rsidP="00000000" w:rsidRDefault="00000000" w:rsidRPr="00000000" w14:paraId="00000058">
      <w:pPr>
        <w:pStyle w:val="Heading1"/>
        <w:rPr/>
      </w:pPr>
      <w:r w:rsidDel="00000000" w:rsidR="00000000" w:rsidRPr="00000000">
        <w:rPr>
          <w:rtl w:val="0"/>
        </w:rPr>
        <w:t xml:space="preserve">7. Governance Model</w:t>
      </w:r>
    </w:p>
    <w:p w:rsidR="00000000" w:rsidDel="00000000" w:rsidP="00000000" w:rsidRDefault="00000000" w:rsidRPr="00000000" w14:paraId="00000059">
      <w:pPr>
        <w:spacing w:after="160" w:line="259" w:lineRule="auto"/>
        <w:rPr/>
      </w:pPr>
      <w:r w:rsidDel="00000000" w:rsidR="00000000" w:rsidRPr="00000000">
        <w:rPr>
          <w:b w:val="1"/>
          <w:bCs w:val="1"/>
          <w:rtl w:val="0"/>
        </w:rPr>
        <w:t xml:space="preserve">DAO-Driven Roadmap</w:t>
      </w:r>
      <w:r w:rsidDel="00000000" w:rsidR="00000000" w:rsidRPr="00000000">
        <w:rPr>
          <w:rtl w:val="0"/>
        </w:rPr>
        <w:t xml:space="preserve"> (EarthDAO):</w:t>
      </w:r>
      <w:r w:rsidDel="00000000" w:rsidR="00000000" w:rsidRPr="00000000">
        <w:rPr>
          <w:rtl w:val="0"/>
        </w:rPr>
      </w:r>
    </w:p>
    <w:p w:rsidR="00000000" w:rsidDel="00000000" w:rsidP="00000000" w:rsidRDefault="00000000" w:rsidRPr="00000000" w14:paraId="0000005A">
      <w:pPr>
        <w:numPr>
          <w:ilvl w:val="0"/>
          <w:numId w:val="8"/>
        </w:numPr>
        <w:spacing w:after="160" w:line="259" w:lineRule="auto"/>
        <w:ind w:left="720" w:hanging="360"/>
        <w:rPr/>
      </w:pPr>
      <w:r w:rsidDel="00000000" w:rsidR="00000000" w:rsidRPr="00000000">
        <w:rPr>
          <w:rtl w:val="0"/>
        </w:rPr>
        <w:t xml:space="preserve">Token holders propose/vote on decisions including:</w:t>
      </w:r>
    </w:p>
    <w:p w:rsidR="00000000" w:rsidDel="00000000" w:rsidP="00000000" w:rsidRDefault="00000000" w:rsidRPr="00000000" w14:paraId="0000005B">
      <w:pPr>
        <w:numPr>
          <w:ilvl w:val="1"/>
          <w:numId w:val="8"/>
        </w:numPr>
        <w:spacing w:after="160" w:line="259" w:lineRule="auto"/>
        <w:ind w:left="1440" w:hanging="360"/>
        <w:rPr/>
      </w:pPr>
      <w:r w:rsidDel="00000000" w:rsidR="00000000" w:rsidRPr="00000000">
        <w:rPr>
          <w:rtl w:val="0"/>
        </w:rPr>
        <w:t xml:space="preserve">PoI eligibility and thresholds.</w:t>
      </w:r>
    </w:p>
    <w:p w:rsidR="00000000" w:rsidDel="00000000" w:rsidP="00000000" w:rsidRDefault="00000000" w:rsidRPr="00000000" w14:paraId="0000005C">
      <w:pPr>
        <w:numPr>
          <w:ilvl w:val="1"/>
          <w:numId w:val="8"/>
        </w:numPr>
        <w:spacing w:after="160" w:line="259" w:lineRule="auto"/>
        <w:ind w:left="1440" w:hanging="360"/>
        <w:rPr/>
      </w:pPr>
      <w:r w:rsidDel="00000000" w:rsidR="00000000" w:rsidRPr="00000000">
        <w:rPr>
          <w:rtl w:val="0"/>
        </w:rPr>
        <w:t xml:space="preserve">Treasury deployment.</w:t>
      </w:r>
    </w:p>
    <w:p w:rsidR="00000000" w:rsidDel="00000000" w:rsidP="00000000" w:rsidRDefault="00000000" w:rsidRPr="00000000" w14:paraId="0000005D">
      <w:pPr>
        <w:numPr>
          <w:ilvl w:val="1"/>
          <w:numId w:val="8"/>
        </w:numPr>
        <w:spacing w:after="160" w:line="259" w:lineRule="auto"/>
        <w:ind w:left="1440" w:hanging="360"/>
        <w:rPr/>
      </w:pPr>
      <w:r w:rsidDel="00000000" w:rsidR="00000000" w:rsidRPr="00000000">
        <w:rPr>
          <w:rtl w:val="0"/>
        </w:rPr>
        <w:t xml:space="preserve">Adjusting incentive models.</w:t>
      </w:r>
    </w:p>
    <w:p w:rsidR="00000000" w:rsidDel="00000000" w:rsidP="00000000" w:rsidRDefault="00000000" w:rsidRPr="00000000" w14:paraId="0000005E">
      <w:pPr>
        <w:numPr>
          <w:ilvl w:val="1"/>
          <w:numId w:val="8"/>
        </w:numPr>
        <w:spacing w:after="160" w:line="259" w:lineRule="auto"/>
        <w:ind w:left="1440" w:hanging="360"/>
        <w:rPr/>
      </w:pPr>
      <w:r w:rsidDel="00000000" w:rsidR="00000000" w:rsidRPr="00000000">
        <w:rPr>
          <w:rtl w:val="0"/>
        </w:rPr>
        <w:t xml:space="preserve">Partnership onboarding.</w:t>
      </w:r>
    </w:p>
    <w:p w:rsidR="00000000" w:rsidDel="00000000" w:rsidP="00000000" w:rsidRDefault="00000000" w:rsidRPr="00000000" w14:paraId="0000005F">
      <w:pPr>
        <w:spacing w:after="160" w:line="259" w:lineRule="auto"/>
        <w:rPr/>
      </w:pPr>
      <w:r w:rsidDel="00000000" w:rsidR="00000000" w:rsidRPr="00000000">
        <w:rPr>
          <w:b w:val="1"/>
          <w:bCs w:val="1"/>
          <w:rtl w:val="0"/>
        </w:rPr>
        <w:t xml:space="preserve">Participation Thresholds</w:t>
      </w:r>
      <w:r w:rsidDel="00000000" w:rsidR="00000000" w:rsidRPr="00000000">
        <w:rPr>
          <w:rtl w:val="0"/>
        </w:rPr>
        <w:t xml:space="preserve">:</w:t>
      </w:r>
    </w:p>
    <w:p w:rsidR="00000000" w:rsidDel="00000000" w:rsidP="00000000" w:rsidRDefault="00000000" w:rsidRPr="00000000" w14:paraId="00000060">
      <w:pPr>
        <w:numPr>
          <w:ilvl w:val="0"/>
          <w:numId w:val="9"/>
        </w:numPr>
        <w:spacing w:after="160" w:line="259" w:lineRule="auto"/>
        <w:ind w:left="720" w:hanging="360"/>
        <w:rPr/>
      </w:pPr>
      <w:r w:rsidDel="00000000" w:rsidR="00000000" w:rsidRPr="00000000">
        <w:rPr>
          <w:rtl w:val="0"/>
        </w:rPr>
        <w:t xml:space="preserve">Minimum token holding to propose: </w:t>
      </w:r>
      <w:sdt>
        <w:sdtPr>
          <w:id w:val="-1002980891"/>
          <w:tag w:val="goog_rdk_22"/>
        </w:sdtPr>
        <w:sdtContent>
          <w:commentRangeStart w:id="12"/>
        </w:sdtContent>
      </w:sdt>
      <w:sdt>
        <w:sdtPr>
          <w:id w:val="-737840507"/>
          <w:tag w:val="goog_rdk_23"/>
        </w:sdtPr>
        <w:sdtContent>
          <w:commentRangeStart w:id="13"/>
        </w:sdtContent>
      </w:sdt>
      <w:sdt>
        <w:sdtPr>
          <w:id w:val="-257245201"/>
          <w:tag w:val="goog_rdk_24"/>
        </w:sdtPr>
        <w:sdtContent>
          <w:commentRangeStart w:id="14"/>
        </w:sdtContent>
      </w:sdt>
      <w:r w:rsidDel="00000000" w:rsidR="00000000" w:rsidRPr="00000000">
        <w:rPr>
          <w:rtl w:val="0"/>
        </w:rPr>
        <w:t xml:space="preserve">100,000 E</w:t>
      </w:r>
      <w:sdt>
        <w:sdtPr>
          <w:id w:val="641153242"/>
          <w:tag w:val="goog_rdk_25"/>
        </w:sdtPr>
        <w:sdtContent>
          <w:del w:author="Bruce Ohr" w:id="10" w:date="2025-10-13T19:30:23Z">
            <w:r w:rsidDel="00000000" w:rsidR="00000000" w:rsidRPr="00000000">
              <w:rPr>
                <w:rtl w:val="0"/>
              </w:rPr>
              <w:delText xml:space="preserve">C</w:delText>
            </w:r>
          </w:del>
        </w:sdtContent>
      </w:sdt>
      <w:r w:rsidDel="00000000" w:rsidR="00000000" w:rsidRPr="00000000">
        <w:rPr>
          <w:rtl w:val="0"/>
        </w:rPr>
        <w:t xml:space="preserve">T</w:t>
      </w:r>
      <w:sdt>
        <w:sdtPr>
          <w:id w:val="-1506990078"/>
          <w:tag w:val="goog_rdk_26"/>
        </w:sdtPr>
        <w:sdtContent>
          <w:ins w:author="Bruce Ohr" w:id="11" w:date="2025-10-13T19:30:26Z">
            <w:r w:rsidDel="00000000" w:rsidR="00000000" w:rsidRPr="00000000">
              <w:rPr>
                <w:rtl w:val="0"/>
              </w:rPr>
              <w:t xml:space="preserve">C</w:t>
            </w:r>
          </w:ins>
        </w:sdtContent>
      </w:sdt>
      <w:r w:rsidDel="00000000" w:rsidR="00000000" w:rsidRPr="00000000">
        <w:rPr>
          <w:rtl w:val="0"/>
        </w:rPr>
        <w:t xml:space="preserve">.</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61">
      <w:pPr>
        <w:numPr>
          <w:ilvl w:val="0"/>
          <w:numId w:val="9"/>
        </w:numPr>
        <w:spacing w:after="160" w:line="259" w:lineRule="auto"/>
        <w:ind w:left="720" w:hanging="360"/>
        <w:rPr/>
      </w:pPr>
      <w:r w:rsidDel="00000000" w:rsidR="00000000" w:rsidRPr="00000000">
        <w:rPr>
          <w:rtl w:val="0"/>
        </w:rPr>
        <w:t xml:space="preserve">Quorum: 10% of circulating supply.</w:t>
      </w:r>
    </w:p>
    <w:p w:rsidR="00000000" w:rsidDel="00000000" w:rsidP="00000000" w:rsidRDefault="00000000" w:rsidRPr="00000000" w14:paraId="00000062">
      <w:pPr>
        <w:numPr>
          <w:ilvl w:val="0"/>
          <w:numId w:val="9"/>
        </w:numPr>
        <w:spacing w:after="160" w:line="259" w:lineRule="auto"/>
        <w:ind w:left="720" w:hanging="360"/>
        <w:rPr/>
      </w:pPr>
      <w:r w:rsidDel="00000000" w:rsidR="00000000" w:rsidRPr="00000000">
        <w:rPr>
          <w:rtl w:val="0"/>
        </w:rPr>
        <w:t xml:space="preserve">Supermajority (66%) for treasury actions.</w:t>
      </w:r>
    </w:p>
    <w:p w:rsidR="00000000" w:rsidDel="00000000" w:rsidP="00000000" w:rsidRDefault="00000000" w:rsidRPr="00000000" w14:paraId="00000063">
      <w:pPr>
        <w:pStyle w:val="Heading1"/>
        <w:rPr/>
      </w:pPr>
      <w:r w:rsidDel="00000000" w:rsidR="00000000" w:rsidRPr="00000000">
        <w:rPr>
          <w:rtl w:val="0"/>
        </w:rPr>
        <w:t xml:space="preserve">8. Vesting &amp; Release Timelines</w:t>
      </w:r>
    </w:p>
    <w:tbl>
      <w:tblPr>
        <w:tblStyle w:val="Table4"/>
        <w:tblW w:w="8142.0" w:type="dxa"/>
        <w:jc w:val="left"/>
        <w:tblInd w:w="-108.0" w:type="dxa"/>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699"/>
        <w:gridCol w:w="1069"/>
        <w:gridCol w:w="808"/>
        <w:gridCol w:w="3566"/>
        <w:tblGridChange w:id="0">
          <w:tblGrid>
            <w:gridCol w:w="2699"/>
            <w:gridCol w:w="1069"/>
            <w:gridCol w:w="808"/>
            <w:gridCol w:w="3566"/>
          </w:tblGrid>
        </w:tblGridChange>
      </w:tblGrid>
      <w:tr>
        <w:trPr>
          <w:cantSplit w:val="0"/>
          <w:tblHeader w:val="0"/>
        </w:trPr>
        <w:tc>
          <w:tcPr/>
          <w:p w:rsidR="00000000" w:rsidDel="00000000" w:rsidP="00000000" w:rsidRDefault="00000000" w:rsidRPr="00000000" w14:paraId="00000064">
            <w:pPr>
              <w:spacing w:after="160" w:line="259" w:lineRule="auto"/>
              <w:rPr/>
            </w:pPr>
            <w:r w:rsidDel="00000000" w:rsidR="00000000" w:rsidRPr="00000000">
              <w:rPr>
                <w:rtl w:val="0"/>
              </w:rPr>
              <w:t xml:space="preserve">Allocation</w:t>
            </w:r>
          </w:p>
        </w:tc>
        <w:tc>
          <w:tcPr/>
          <w:p w:rsidR="00000000" w:rsidDel="00000000" w:rsidP="00000000" w:rsidRDefault="00000000" w:rsidRPr="00000000" w14:paraId="00000065">
            <w:pPr>
              <w:spacing w:after="160" w:line="259" w:lineRule="auto"/>
              <w:rPr/>
            </w:pPr>
            <w:r w:rsidDel="00000000" w:rsidR="00000000" w:rsidRPr="00000000">
              <w:rPr>
                <w:rtl w:val="0"/>
              </w:rPr>
              <w:t xml:space="preserve">TGE (%)</w:t>
            </w:r>
          </w:p>
        </w:tc>
        <w:tc>
          <w:tcPr/>
          <w:p w:rsidR="00000000" w:rsidDel="00000000" w:rsidP="00000000" w:rsidRDefault="00000000" w:rsidRPr="00000000" w14:paraId="00000066">
            <w:pPr>
              <w:spacing w:after="160" w:line="259" w:lineRule="auto"/>
              <w:rPr/>
            </w:pPr>
            <w:r w:rsidDel="00000000" w:rsidR="00000000" w:rsidRPr="00000000">
              <w:rPr>
                <w:rtl w:val="0"/>
              </w:rPr>
              <w:t xml:space="preserve">Cliff</w:t>
            </w:r>
          </w:p>
        </w:tc>
        <w:tc>
          <w:tcPr/>
          <w:p w:rsidR="00000000" w:rsidDel="00000000" w:rsidP="00000000" w:rsidRDefault="00000000" w:rsidRPr="00000000" w14:paraId="00000067">
            <w:pPr>
              <w:spacing w:after="160" w:line="259" w:lineRule="auto"/>
              <w:rPr/>
            </w:pPr>
            <w:r w:rsidDel="00000000" w:rsidR="00000000" w:rsidRPr="00000000">
              <w:rPr>
                <w:rtl w:val="0"/>
              </w:rPr>
              <w:t xml:space="preserve">Vesting Schedule</w:t>
            </w:r>
          </w:p>
        </w:tc>
      </w:tr>
      <w:tr>
        <w:trPr>
          <w:cantSplit w:val="0"/>
          <w:tblHeader w:val="0"/>
        </w:trPr>
        <w:tc>
          <w:tcPr/>
          <w:p w:rsidR="00000000" w:rsidDel="00000000" w:rsidP="00000000" w:rsidRDefault="00000000" w:rsidRPr="00000000" w14:paraId="00000068">
            <w:pPr>
              <w:spacing w:after="160" w:line="259" w:lineRule="auto"/>
              <w:rPr/>
            </w:pPr>
            <w:r w:rsidDel="00000000" w:rsidR="00000000" w:rsidRPr="00000000">
              <w:rPr>
                <w:rtl w:val="0"/>
              </w:rPr>
              <w:t xml:space="preserve">Ecosystem Incentives</w:t>
            </w:r>
          </w:p>
        </w:tc>
        <w:tc>
          <w:tcPr/>
          <w:p w:rsidR="00000000" w:rsidDel="00000000" w:rsidP="00000000" w:rsidRDefault="00000000" w:rsidRPr="00000000" w14:paraId="00000069">
            <w:pPr>
              <w:spacing w:after="160" w:line="259" w:lineRule="auto"/>
              <w:rPr/>
            </w:pPr>
            <w:r w:rsidDel="00000000" w:rsidR="00000000" w:rsidRPr="00000000">
              <w:rPr>
                <w:rtl w:val="0"/>
              </w:rPr>
              <w:t xml:space="preserve">0%</w:t>
            </w:r>
          </w:p>
        </w:tc>
        <w:tc>
          <w:tcPr/>
          <w:p w:rsidR="00000000" w:rsidDel="00000000" w:rsidP="00000000" w:rsidRDefault="00000000" w:rsidRPr="00000000" w14:paraId="0000006A">
            <w:pPr>
              <w:spacing w:after="160" w:line="259" w:lineRule="auto"/>
              <w:rPr/>
            </w:pPr>
            <w:r w:rsidDel="00000000" w:rsidR="00000000" w:rsidRPr="00000000">
              <w:rPr>
                <w:rtl w:val="0"/>
              </w:rPr>
              <w:t xml:space="preserve">0</w:t>
            </w:r>
          </w:p>
        </w:tc>
        <w:tc>
          <w:tcPr/>
          <w:p w:rsidR="00000000" w:rsidDel="00000000" w:rsidP="00000000" w:rsidRDefault="00000000" w:rsidRPr="00000000" w14:paraId="0000006B">
            <w:pPr>
              <w:spacing w:after="160" w:line="259" w:lineRule="auto"/>
              <w:rPr/>
            </w:pPr>
            <w:r w:rsidDel="00000000" w:rsidR="00000000" w:rsidRPr="00000000">
              <w:rPr>
                <w:rtl w:val="0"/>
              </w:rPr>
              <w:t xml:space="preserve">Released dynamically via PoI oracle</w:t>
            </w:r>
          </w:p>
        </w:tc>
      </w:tr>
      <w:tr>
        <w:trPr>
          <w:cantSplit w:val="0"/>
          <w:tblHeader w:val="0"/>
        </w:trPr>
        <w:tc>
          <w:tcPr/>
          <w:p w:rsidR="00000000" w:rsidDel="00000000" w:rsidP="00000000" w:rsidRDefault="00000000" w:rsidRPr="00000000" w14:paraId="0000006C">
            <w:pPr>
              <w:spacing w:after="160" w:line="259" w:lineRule="auto"/>
              <w:rPr/>
            </w:pPr>
            <w:r w:rsidDel="00000000" w:rsidR="00000000" w:rsidRPr="00000000">
              <w:rPr>
                <w:rtl w:val="0"/>
              </w:rPr>
              <w:t xml:space="preserve">Development</w:t>
            </w:r>
          </w:p>
        </w:tc>
        <w:tc>
          <w:tcPr/>
          <w:p w:rsidR="00000000" w:rsidDel="00000000" w:rsidP="00000000" w:rsidRDefault="00000000" w:rsidRPr="00000000" w14:paraId="0000006D">
            <w:pPr>
              <w:spacing w:after="160" w:line="259" w:lineRule="auto"/>
              <w:rPr/>
            </w:pPr>
            <w:r w:rsidDel="00000000" w:rsidR="00000000" w:rsidRPr="00000000">
              <w:rPr>
                <w:rtl w:val="0"/>
              </w:rPr>
              <w:t xml:space="preserve">10%</w:t>
            </w:r>
          </w:p>
        </w:tc>
        <w:tc>
          <w:tcPr/>
          <w:p w:rsidR="00000000" w:rsidDel="00000000" w:rsidP="00000000" w:rsidRDefault="00000000" w:rsidRPr="00000000" w14:paraId="0000006E">
            <w:pPr>
              <w:spacing w:after="160" w:line="259" w:lineRule="auto"/>
              <w:rPr/>
            </w:pPr>
            <w:r w:rsidDel="00000000" w:rsidR="00000000" w:rsidRPr="00000000">
              <w:rPr>
                <w:rtl w:val="0"/>
              </w:rPr>
              <w:t xml:space="preserve">3 mo</w:t>
            </w:r>
          </w:p>
        </w:tc>
        <w:tc>
          <w:tcPr/>
          <w:p w:rsidR="00000000" w:rsidDel="00000000" w:rsidP="00000000" w:rsidRDefault="00000000" w:rsidRPr="00000000" w14:paraId="0000006F">
            <w:pPr>
              <w:spacing w:after="160" w:line="259" w:lineRule="auto"/>
              <w:rPr/>
            </w:pPr>
            <w:r w:rsidDel="00000000" w:rsidR="00000000" w:rsidRPr="00000000">
              <w:rPr>
                <w:rtl w:val="0"/>
              </w:rPr>
              <w:t xml:space="preserve">Linear over 36 months</w:t>
            </w:r>
          </w:p>
        </w:tc>
      </w:tr>
      <w:tr>
        <w:trPr>
          <w:cantSplit w:val="0"/>
          <w:tblHeader w:val="0"/>
        </w:trPr>
        <w:tc>
          <w:tcPr/>
          <w:p w:rsidR="00000000" w:rsidDel="00000000" w:rsidP="00000000" w:rsidRDefault="00000000" w:rsidRPr="00000000" w14:paraId="00000070">
            <w:pPr>
              <w:spacing w:after="160" w:line="259" w:lineRule="auto"/>
              <w:rPr/>
            </w:pPr>
            <w:r w:rsidDel="00000000" w:rsidR="00000000" w:rsidRPr="00000000">
              <w:rPr>
                <w:rtl w:val="0"/>
              </w:rPr>
              <w:t xml:space="preserve">Partnerships &amp; Grants</w:t>
            </w:r>
          </w:p>
        </w:tc>
        <w:tc>
          <w:tcPr/>
          <w:p w:rsidR="00000000" w:rsidDel="00000000" w:rsidP="00000000" w:rsidRDefault="00000000" w:rsidRPr="00000000" w14:paraId="00000071">
            <w:pPr>
              <w:spacing w:after="160" w:line="259" w:lineRule="auto"/>
              <w:rPr/>
            </w:pPr>
            <w:r w:rsidDel="00000000" w:rsidR="00000000" w:rsidRPr="00000000">
              <w:rPr>
                <w:rtl w:val="0"/>
              </w:rPr>
              <w:t xml:space="preserve">10%</w:t>
            </w:r>
          </w:p>
        </w:tc>
        <w:tc>
          <w:tcPr/>
          <w:p w:rsidR="00000000" w:rsidDel="00000000" w:rsidP="00000000" w:rsidRDefault="00000000" w:rsidRPr="00000000" w14:paraId="00000072">
            <w:pPr>
              <w:spacing w:after="160" w:line="259" w:lineRule="auto"/>
              <w:rPr/>
            </w:pPr>
            <w:r w:rsidDel="00000000" w:rsidR="00000000" w:rsidRPr="00000000">
              <w:rPr>
                <w:rtl w:val="0"/>
              </w:rPr>
              <w:t xml:space="preserve">3 mo</w:t>
            </w:r>
          </w:p>
        </w:tc>
        <w:tc>
          <w:tcPr/>
          <w:p w:rsidR="00000000" w:rsidDel="00000000" w:rsidP="00000000" w:rsidRDefault="00000000" w:rsidRPr="00000000" w14:paraId="00000073">
            <w:pPr>
              <w:spacing w:after="160" w:line="259" w:lineRule="auto"/>
              <w:rPr/>
            </w:pPr>
            <w:r w:rsidDel="00000000" w:rsidR="00000000" w:rsidRPr="00000000">
              <w:rPr>
                <w:rtl w:val="0"/>
              </w:rPr>
              <w:t xml:space="preserve">Linear over 36 months</w:t>
            </w:r>
          </w:p>
        </w:tc>
      </w:tr>
      <w:tr>
        <w:trPr>
          <w:cantSplit w:val="0"/>
          <w:tblHeader w:val="0"/>
        </w:trPr>
        <w:tc>
          <w:tcPr/>
          <w:p w:rsidR="00000000" w:rsidDel="00000000" w:rsidP="00000000" w:rsidRDefault="00000000" w:rsidRPr="00000000" w14:paraId="00000074">
            <w:pPr>
              <w:spacing w:after="160" w:line="259" w:lineRule="auto"/>
              <w:rPr/>
            </w:pPr>
            <w:r w:rsidDel="00000000" w:rsidR="00000000" w:rsidRPr="00000000">
              <w:rPr>
                <w:rtl w:val="0"/>
              </w:rPr>
              <w:t xml:space="preserve">Reserve Fund</w:t>
            </w:r>
          </w:p>
        </w:tc>
        <w:tc>
          <w:tcPr/>
          <w:p w:rsidR="00000000" w:rsidDel="00000000" w:rsidP="00000000" w:rsidRDefault="00000000" w:rsidRPr="00000000" w14:paraId="00000075">
            <w:pPr>
              <w:spacing w:after="160" w:line="259" w:lineRule="auto"/>
              <w:rPr/>
            </w:pPr>
            <w:r w:rsidDel="00000000" w:rsidR="00000000" w:rsidRPr="00000000">
              <w:rPr>
                <w:rtl w:val="0"/>
              </w:rPr>
              <w:t xml:space="preserve">0%</w:t>
            </w:r>
          </w:p>
        </w:tc>
        <w:tc>
          <w:tcPr/>
          <w:p w:rsidR="00000000" w:rsidDel="00000000" w:rsidP="00000000" w:rsidRDefault="00000000" w:rsidRPr="00000000" w14:paraId="00000076">
            <w:pPr>
              <w:spacing w:after="160" w:line="259" w:lineRule="auto"/>
              <w:rPr/>
            </w:pPr>
            <w:r w:rsidDel="00000000" w:rsidR="00000000" w:rsidRPr="00000000">
              <w:rPr>
                <w:rtl w:val="0"/>
              </w:rPr>
              <w:t xml:space="preserve">12 mo</w:t>
            </w:r>
          </w:p>
        </w:tc>
        <w:tc>
          <w:tcPr/>
          <w:p w:rsidR="00000000" w:rsidDel="00000000" w:rsidP="00000000" w:rsidRDefault="00000000" w:rsidRPr="00000000" w14:paraId="00000077">
            <w:pPr>
              <w:spacing w:after="160" w:line="259" w:lineRule="auto"/>
              <w:rPr/>
            </w:pPr>
            <w:r w:rsidDel="00000000" w:rsidR="00000000" w:rsidRPr="00000000">
              <w:rPr>
                <w:rtl w:val="0"/>
              </w:rPr>
              <w:t xml:space="preserve">Discretionary after lock</w:t>
            </w:r>
          </w:p>
        </w:tc>
      </w:tr>
      <w:tr>
        <w:trPr>
          <w:cantSplit w:val="0"/>
          <w:tblHeader w:val="0"/>
        </w:trPr>
        <w:tc>
          <w:tcPr/>
          <w:p w:rsidR="00000000" w:rsidDel="00000000" w:rsidP="00000000" w:rsidRDefault="00000000" w:rsidRPr="00000000" w14:paraId="00000078">
            <w:pPr>
              <w:spacing w:after="160" w:line="259" w:lineRule="auto"/>
              <w:rPr/>
            </w:pPr>
            <w:r w:rsidDel="00000000" w:rsidR="00000000" w:rsidRPr="00000000">
              <w:rPr>
                <w:rtl w:val="0"/>
              </w:rPr>
              <w:t xml:space="preserve">Community &amp; Marketing</w:t>
            </w:r>
          </w:p>
        </w:tc>
        <w:tc>
          <w:tcPr/>
          <w:p w:rsidR="00000000" w:rsidDel="00000000" w:rsidP="00000000" w:rsidRDefault="00000000" w:rsidRPr="00000000" w14:paraId="00000079">
            <w:pPr>
              <w:spacing w:after="160" w:line="259" w:lineRule="auto"/>
              <w:rPr/>
            </w:pPr>
            <w:r w:rsidDel="00000000" w:rsidR="00000000" w:rsidRPr="00000000">
              <w:rPr>
                <w:rtl w:val="0"/>
              </w:rPr>
              <w:t xml:space="preserve">20%</w:t>
            </w:r>
          </w:p>
        </w:tc>
        <w:tc>
          <w:tcPr/>
          <w:p w:rsidR="00000000" w:rsidDel="00000000" w:rsidP="00000000" w:rsidRDefault="00000000" w:rsidRPr="00000000" w14:paraId="0000007A">
            <w:pPr>
              <w:spacing w:after="160" w:line="259" w:lineRule="auto"/>
              <w:rPr/>
            </w:pPr>
            <w:r w:rsidDel="00000000" w:rsidR="00000000" w:rsidRPr="00000000">
              <w:rPr>
                <w:rtl w:val="0"/>
              </w:rPr>
              <w:t xml:space="preserve">0</w:t>
            </w:r>
          </w:p>
        </w:tc>
        <w:tc>
          <w:tcPr/>
          <w:p w:rsidR="00000000" w:rsidDel="00000000" w:rsidP="00000000" w:rsidRDefault="00000000" w:rsidRPr="00000000" w14:paraId="0000007B">
            <w:pPr>
              <w:spacing w:after="160" w:line="259" w:lineRule="auto"/>
              <w:rPr/>
            </w:pPr>
            <w:r w:rsidDel="00000000" w:rsidR="00000000" w:rsidRPr="00000000">
              <w:rPr>
                <w:rtl w:val="0"/>
              </w:rPr>
              <w:t xml:space="preserve">Remainder over 24 months</w:t>
            </w:r>
          </w:p>
        </w:tc>
      </w:tr>
    </w:tbl>
    <w:p w:rsidR="00000000" w:rsidDel="00000000" w:rsidP="00000000" w:rsidRDefault="00000000" w:rsidRPr="00000000" w14:paraId="0000007C">
      <w:pPr>
        <w:pStyle w:val="Heading1"/>
        <w:rPr/>
      </w:pPr>
      <w:r w:rsidDel="00000000" w:rsidR="00000000" w:rsidRPr="00000000">
        <w:rPr>
          <w:rtl w:val="0"/>
        </w:rPr>
        <w:t xml:space="preserve">9. Security &amp; Compliance</w:t>
      </w:r>
    </w:p>
    <w:p w:rsidR="00000000" w:rsidDel="00000000" w:rsidP="00000000" w:rsidRDefault="00000000" w:rsidRPr="00000000" w14:paraId="0000007D">
      <w:pPr>
        <w:numPr>
          <w:ilvl w:val="0"/>
          <w:numId w:val="10"/>
        </w:numPr>
        <w:spacing w:after="160" w:line="259" w:lineRule="auto"/>
        <w:ind w:left="720" w:hanging="360"/>
        <w:rPr/>
      </w:pPr>
      <w:r w:rsidDel="00000000" w:rsidR="00000000" w:rsidRPr="00000000">
        <w:rPr>
          <w:b w:val="1"/>
          <w:bCs w:val="1"/>
          <w:rtl w:val="0"/>
        </w:rPr>
        <w:t xml:space="preserve">Smart Contract Audits</w:t>
      </w:r>
      <w:r w:rsidDel="00000000" w:rsidR="00000000" w:rsidRPr="00000000">
        <w:rPr>
          <w:rtl w:val="0"/>
        </w:rPr>
        <w:t xml:space="preserve"> by leading firms (e.g., Halborn, OtterSec).</w:t>
      </w:r>
    </w:p>
    <w:p w:rsidR="00000000" w:rsidDel="00000000" w:rsidP="00000000" w:rsidRDefault="00000000" w:rsidRPr="00000000" w14:paraId="0000007E">
      <w:pPr>
        <w:numPr>
          <w:ilvl w:val="0"/>
          <w:numId w:val="10"/>
        </w:numPr>
        <w:spacing w:after="160" w:line="259" w:lineRule="auto"/>
        <w:ind w:left="720" w:hanging="360"/>
        <w:rPr/>
      </w:pPr>
      <w:r w:rsidDel="00000000" w:rsidR="00000000" w:rsidRPr="00000000">
        <w:rPr>
          <w:rtl w:val="0"/>
        </w:rPr>
        <w:t xml:space="preserve">KYC/AML for grant disbursement recipients.</w:t>
      </w:r>
    </w:p>
    <w:p w:rsidR="00000000" w:rsidDel="00000000" w:rsidP="00000000" w:rsidRDefault="00000000" w:rsidRPr="00000000" w14:paraId="0000007F">
      <w:pPr>
        <w:numPr>
          <w:ilvl w:val="0"/>
          <w:numId w:val="10"/>
        </w:numPr>
        <w:spacing w:after="160" w:line="259" w:lineRule="auto"/>
        <w:ind w:left="720" w:hanging="360"/>
        <w:rPr/>
      </w:pPr>
      <w:r w:rsidDel="00000000" w:rsidR="00000000" w:rsidRPr="00000000">
        <w:rPr>
          <w:rtl w:val="0"/>
        </w:rPr>
        <w:t xml:space="preserve">Transparent </w:t>
      </w:r>
      <w:r w:rsidDel="00000000" w:rsidR="00000000" w:rsidRPr="00000000">
        <w:rPr>
          <w:b w:val="1"/>
          <w:bCs w:val="1"/>
          <w:rtl w:val="0"/>
        </w:rPr>
        <w:t xml:space="preserve">on-chain treasury reporting</w:t>
      </w:r>
      <w:r w:rsidDel="00000000" w:rsidR="00000000" w:rsidRPr="00000000">
        <w:rPr>
          <w:rtl w:val="0"/>
        </w:rPr>
        <w:t xml:space="preserve">.</w:t>
      </w:r>
    </w:p>
    <w:p w:rsidR="00000000" w:rsidDel="00000000" w:rsidP="00000000" w:rsidRDefault="00000000" w:rsidRPr="00000000" w14:paraId="00000080">
      <w:pPr>
        <w:pStyle w:val="Heading1"/>
        <w:rPr/>
      </w:pPr>
      <w:r w:rsidDel="00000000" w:rsidR="00000000" w:rsidRPr="00000000">
        <w:rPr>
          <w:rtl w:val="0"/>
        </w:rPr>
        <w:t xml:space="preserve">10. Roadmap Alignment</w:t>
      </w:r>
    </w:p>
    <w:p w:rsidR="00000000" w:rsidDel="00000000" w:rsidP="00000000" w:rsidRDefault="00000000" w:rsidRPr="00000000" w14:paraId="00000081">
      <w:pPr>
        <w:numPr>
          <w:ilvl w:val="0"/>
          <w:numId w:val="11"/>
        </w:numPr>
        <w:spacing w:after="160" w:line="259" w:lineRule="auto"/>
        <w:ind w:left="720" w:hanging="360"/>
        <w:rPr/>
      </w:pPr>
      <w:sdt>
        <w:sdtPr>
          <w:id w:val="-1370300994"/>
          <w:tag w:val="goog_rdk_27"/>
        </w:sdtPr>
        <w:sdtContent>
          <w:commentRangeStart w:id="15"/>
        </w:sdtContent>
      </w:sdt>
      <w:r w:rsidDel="00000000" w:rsidR="00000000" w:rsidRPr="00000000">
        <w:rPr>
          <w:b w:val="1"/>
          <w:bCs w:val="1"/>
          <w:rtl w:val="0"/>
        </w:rPr>
        <w:t xml:space="preserve">Q4 2025</w:t>
      </w:r>
      <w:commentRangeEnd w:id="15"/>
      <w:r w:rsidDel="00000000" w:rsidR="00000000" w:rsidRPr="00000000">
        <w:commentReference w:id="15"/>
      </w:r>
      <w:r w:rsidDel="00000000" w:rsidR="00000000" w:rsidRPr="00000000">
        <w:rPr>
          <w:rtl w:val="0"/>
        </w:rPr>
        <w:t xml:space="preserve">: Token Launch, Initial Airdrops, Oracle Setup.</w:t>
      </w:r>
    </w:p>
    <w:p w:rsidR="00000000" w:rsidDel="00000000" w:rsidP="00000000" w:rsidRDefault="00000000" w:rsidRPr="00000000" w14:paraId="00000082">
      <w:pPr>
        <w:numPr>
          <w:ilvl w:val="0"/>
          <w:numId w:val="11"/>
        </w:numPr>
        <w:spacing w:after="160" w:line="259" w:lineRule="auto"/>
        <w:ind w:left="720" w:hanging="360"/>
        <w:rPr/>
      </w:pPr>
      <w:r w:rsidDel="00000000" w:rsidR="00000000" w:rsidRPr="00000000">
        <w:rPr>
          <w:b w:val="1"/>
          <w:bCs w:val="1"/>
          <w:rtl w:val="0"/>
        </w:rPr>
        <w:t xml:space="preserve">Q3 2025</w:t>
      </w:r>
      <w:r w:rsidDel="00000000" w:rsidR="00000000" w:rsidRPr="00000000">
        <w:rPr>
          <w:rtl w:val="0"/>
        </w:rPr>
        <w:t xml:space="preserve">: Earth Marketplace Alpha, DAO launch, staking live.</w:t>
      </w:r>
    </w:p>
    <w:p w:rsidR="00000000" w:rsidDel="00000000" w:rsidP="00000000" w:rsidRDefault="00000000" w:rsidRPr="00000000" w14:paraId="00000083">
      <w:pPr>
        <w:numPr>
          <w:ilvl w:val="0"/>
          <w:numId w:val="11"/>
        </w:numPr>
        <w:spacing w:after="160" w:line="259" w:lineRule="auto"/>
        <w:ind w:left="720" w:hanging="360"/>
        <w:rPr/>
      </w:pPr>
      <w:r w:rsidDel="00000000" w:rsidR="00000000" w:rsidRPr="00000000">
        <w:rPr>
          <w:b w:val="1"/>
          <w:bCs w:val="1"/>
          <w:rtl w:val="0"/>
        </w:rPr>
        <w:t xml:space="preserve">Q4 2025</w:t>
      </w:r>
      <w:r w:rsidDel="00000000" w:rsidR="00000000" w:rsidRPr="00000000">
        <w:rPr>
          <w:rtl w:val="0"/>
        </w:rPr>
        <w:t xml:space="preserve">: Partner Grants, Expanded impact categories, Mobile wallet support.</w:t>
      </w:r>
    </w:p>
    <w:p w:rsidR="00000000" w:rsidDel="00000000" w:rsidP="00000000" w:rsidRDefault="00000000" w:rsidRPr="00000000" w14:paraId="00000084">
      <w:pPr>
        <w:numPr>
          <w:ilvl w:val="0"/>
          <w:numId w:val="11"/>
        </w:numPr>
        <w:spacing w:after="160" w:line="259" w:lineRule="auto"/>
        <w:ind w:left="720" w:hanging="360"/>
        <w:rPr/>
      </w:pPr>
      <w:r w:rsidDel="00000000" w:rsidR="00000000" w:rsidRPr="00000000">
        <w:rPr>
          <w:b w:val="1"/>
          <w:bCs w:val="1"/>
          <w:rtl w:val="0"/>
        </w:rPr>
        <w:t xml:space="preserve">2026+</w:t>
      </w:r>
      <w:r w:rsidDel="00000000" w:rsidR="00000000" w:rsidRPr="00000000">
        <w:rPr>
          <w:rtl w:val="0"/>
        </w:rPr>
        <w:t xml:space="preserve">: Cross-chain integration, Carbon credit interoperability.</w:t>
      </w:r>
    </w:p>
    <w:p w:rsidR="00000000" w:rsidDel="00000000" w:rsidP="00000000" w:rsidRDefault="00000000" w:rsidRPr="00000000" w14:paraId="00000085">
      <w:pPr>
        <w:pStyle w:val="Heading1"/>
        <w:rPr/>
      </w:pPr>
      <w:r w:rsidDel="00000000" w:rsidR="00000000" w:rsidRPr="00000000">
        <w:rPr>
          <w:rtl w:val="0"/>
        </w:rPr>
        <w:t xml:space="preserve">11. Sustainability and Long-Term Value</w:t>
      </w:r>
    </w:p>
    <w:p w:rsidR="00000000" w:rsidDel="00000000" w:rsidP="00000000" w:rsidRDefault="00000000" w:rsidRPr="00000000" w14:paraId="00000086">
      <w:pPr>
        <w:numPr>
          <w:ilvl w:val="0"/>
          <w:numId w:val="12"/>
        </w:numPr>
        <w:spacing w:after="160" w:line="259" w:lineRule="auto"/>
        <w:ind w:left="720" w:hanging="360"/>
        <w:rPr/>
      </w:pPr>
      <w:r w:rsidDel="00000000" w:rsidR="00000000" w:rsidRPr="00000000">
        <w:rPr>
          <w:b w:val="1"/>
          <w:bCs w:val="1"/>
          <w:rtl w:val="0"/>
        </w:rPr>
        <w:t xml:space="preserve">Value Correlation</w:t>
      </w:r>
      <w:r w:rsidDel="00000000" w:rsidR="00000000" w:rsidRPr="00000000">
        <w:rPr>
          <w:rtl w:val="0"/>
        </w:rPr>
        <w:t xml:space="preserve">: E</w:t>
      </w:r>
      <w:sdt>
        <w:sdtPr>
          <w:id w:val="-1821029043"/>
          <w:tag w:val="goog_rdk_28"/>
        </w:sdtPr>
        <w:sdtContent>
          <w:del w:author="Bruce Ohr" w:id="12" w:date="2025-10-13T19:30:10Z">
            <w:r w:rsidDel="00000000" w:rsidR="00000000" w:rsidRPr="00000000">
              <w:rPr>
                <w:rtl w:val="0"/>
              </w:rPr>
              <w:delText xml:space="preserve">C</w:delText>
            </w:r>
          </w:del>
        </w:sdtContent>
      </w:sdt>
      <w:r w:rsidDel="00000000" w:rsidR="00000000" w:rsidRPr="00000000">
        <w:rPr>
          <w:rtl w:val="0"/>
        </w:rPr>
        <w:t xml:space="preserve">T</w:t>
      </w:r>
      <w:sdt>
        <w:sdtPr>
          <w:id w:val="911143977"/>
          <w:tag w:val="goog_rdk_29"/>
        </w:sdtPr>
        <w:sdtContent>
          <w:ins w:author="Bruce Ohr" w:id="13" w:date="2025-10-13T19:30:14Z">
            <w:r w:rsidDel="00000000" w:rsidR="00000000" w:rsidRPr="00000000">
              <w:rPr>
                <w:rtl w:val="0"/>
              </w:rPr>
              <w:t xml:space="preserve">C</w:t>
            </w:r>
          </w:ins>
        </w:sdtContent>
      </w:sdt>
      <w:r w:rsidDel="00000000" w:rsidR="00000000" w:rsidRPr="00000000">
        <w:rPr>
          <w:rtl w:val="0"/>
        </w:rPr>
        <w:t xml:space="preserve">’s value grows with ecological credibility and adoption.</w:t>
      </w:r>
    </w:p>
    <w:p w:rsidR="00000000" w:rsidDel="00000000" w:rsidP="00000000" w:rsidRDefault="00000000" w:rsidRPr="00000000" w14:paraId="00000087">
      <w:pPr>
        <w:numPr>
          <w:ilvl w:val="0"/>
          <w:numId w:val="12"/>
        </w:numPr>
        <w:spacing w:after="160" w:line="259" w:lineRule="auto"/>
        <w:ind w:left="720" w:hanging="360"/>
        <w:rPr/>
      </w:pPr>
      <w:r w:rsidDel="00000000" w:rsidR="00000000" w:rsidRPr="00000000">
        <w:rPr>
          <w:b w:val="1"/>
          <w:bCs w:val="1"/>
          <w:rtl w:val="0"/>
        </w:rPr>
        <w:t xml:space="preserve">Token Scarcity</w:t>
      </w:r>
      <w:r w:rsidDel="00000000" w:rsidR="00000000" w:rsidRPr="00000000">
        <w:rPr>
          <w:rtl w:val="0"/>
        </w:rPr>
        <w:t xml:space="preserve">: Controlled minting + burns = net semi-deflationary.</w:t>
      </w:r>
    </w:p>
    <w:p w:rsidR="00000000" w:rsidDel="00000000" w:rsidP="00000000" w:rsidRDefault="00000000" w:rsidRPr="00000000" w14:paraId="00000088">
      <w:pPr>
        <w:numPr>
          <w:ilvl w:val="0"/>
          <w:numId w:val="12"/>
        </w:numPr>
        <w:spacing w:after="160" w:line="259" w:lineRule="auto"/>
        <w:ind w:left="720" w:hanging="360"/>
        <w:rPr/>
      </w:pPr>
      <w:r w:rsidDel="00000000" w:rsidR="00000000" w:rsidRPr="00000000">
        <w:rPr>
          <w:b w:val="1"/>
          <w:bCs w:val="1"/>
          <w:rtl w:val="0"/>
        </w:rPr>
        <w:t xml:space="preserve">Stakeholder Alignment</w:t>
      </w:r>
      <w:r w:rsidDel="00000000" w:rsidR="00000000" w:rsidRPr="00000000">
        <w:rPr>
          <w:rtl w:val="0"/>
        </w:rPr>
        <w:t xml:space="preserve">: Environmental orgs, individuals, and DAOs all benefit via PoI participation.</w:t>
      </w:r>
      <w:r w:rsidDel="00000000" w:rsidR="00000000" w:rsidRPr="00000000">
        <w:br w:type="page"/>
      </w:r>
      <w:r w:rsidDel="00000000" w:rsidR="00000000" w:rsidRPr="00000000">
        <w:rPr>
          <w:rtl w:val="0"/>
        </w:rPr>
      </w:r>
    </w:p>
    <w:p w:rsidR="00000000" w:rsidDel="00000000" w:rsidP="00000000" w:rsidRDefault="00000000" w:rsidRPr="00000000" w14:paraId="00000089">
      <w:pPr>
        <w:spacing w:after="160" w:line="259" w:lineRule="auto"/>
        <w:ind w:left="0" w:firstLine="0"/>
        <w:rPr>
          <w:rFonts w:ascii="Calibri" w:cs="Calibri" w:eastAsia="Calibri" w:hAnsi="Calibri"/>
          <w:color w:val="17365d"/>
          <w:sz w:val="52"/>
          <w:szCs w:val="52"/>
        </w:rPr>
      </w:pPr>
      <w:r w:rsidDel="00000000" w:rsidR="00000000" w:rsidRPr="00000000">
        <w:rPr>
          <w:rFonts w:ascii="Calibri" w:cs="Calibri" w:eastAsia="Calibri" w:hAnsi="Calibri"/>
          <w:color w:val="17365d"/>
          <w:sz w:val="52"/>
          <w:szCs w:val="52"/>
          <w:rtl w:val="0"/>
        </w:rPr>
        <w:t xml:space="preserve">Appendix</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486400" cy="3403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Chart 1: </w:t>
      </w:r>
      <w:r w:rsidDel="00000000" w:rsidR="00000000" w:rsidRPr="00000000">
        <w:rPr>
          <w:b w:val="1"/>
          <w:bCs w:val="1"/>
          <w:rtl w:val="0"/>
        </w:rPr>
        <w:t xml:space="preserve">Visual of the vesting schedule</w:t>
      </w:r>
      <w:r w:rsidDel="00000000" w:rsidR="00000000" w:rsidRPr="00000000">
        <w:rPr>
          <w:rtl w:val="0"/>
        </w:rPr>
        <w:t xml:space="preserve"> for an EarthCoin allocation with </w:t>
      </w:r>
      <w:r w:rsidDel="00000000" w:rsidR="00000000" w:rsidRPr="00000000">
        <w:rPr>
          <w:b w:val="1"/>
          <w:bCs w:val="1"/>
          <w:rtl w:val="0"/>
        </w:rPr>
        <w:t xml:space="preserve">36 months linear vesting and a 3-month cliff</w:t>
      </w:r>
      <w:r w:rsidDel="00000000" w:rsidR="00000000" w:rsidRPr="00000000">
        <w:rPr>
          <w:rtl w:val="0"/>
        </w:rPr>
        <w:t xml:space="preserve">:</w:t>
      </w:r>
    </w:p>
    <w:p w:rsidR="00000000" w:rsidDel="00000000" w:rsidP="00000000" w:rsidRDefault="00000000" w:rsidRPr="00000000" w14:paraId="0000008D">
      <w:pPr>
        <w:numPr>
          <w:ilvl w:val="0"/>
          <w:numId w:val="1"/>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Months 0–2:</w:t>
      </w:r>
      <w:r w:rsidDel="00000000" w:rsidR="00000000" w:rsidRPr="00000000">
        <w:rPr>
          <w:rtl w:val="0"/>
        </w:rPr>
        <w:t xml:space="preserve"> No tokens vested.</w:t>
        <w:br w:type="textWrapping"/>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Month 3:</w:t>
      </w:r>
      <w:r w:rsidDel="00000000" w:rsidR="00000000" w:rsidRPr="00000000">
        <w:rPr>
          <w:rtl w:val="0"/>
        </w:rPr>
        <w:t xml:space="preserve"> A lump sum unlock (catching up the first 3 months).</w:t>
        <w:br w:type="textWrapping"/>
      </w:r>
    </w:p>
    <w:p w:rsidR="00000000" w:rsidDel="00000000" w:rsidP="00000000" w:rsidRDefault="00000000" w:rsidRPr="00000000" w14:paraId="0000008F">
      <w:pPr>
        <w:numPr>
          <w:ilvl w:val="0"/>
          <w:numId w:val="1"/>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Months 4–36:</w:t>
      </w:r>
      <w:r w:rsidDel="00000000" w:rsidR="00000000" w:rsidRPr="00000000">
        <w:rPr>
          <w:rtl w:val="0"/>
        </w:rPr>
        <w:t xml:space="preserve"> Smooth monthly vesting continues until full allocation.</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0"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7">
      <w:pPr>
        <w:spacing w:after="0"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headerReference r:id="rId10"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an Laubsch" w:id="0" w:date="2025-10-26T08:24:03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could work well</w:t>
      </w:r>
    </w:p>
  </w:comment>
  <w:comment w:author="Bruce Ohr" w:id="12" w:date="2025-08-19T15:52:44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meeting this threshold be difficult in the early stages?   I'm not sure how many tokens you are planning on releasing at the start.  What if something needs to be fixed early?</w:t>
      </w:r>
    </w:p>
  </w:comment>
  <w:comment w:author="Alan Laubsch" w:id="13" w:date="2025-08-21T18:59:05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that seems like a high threshhold</w:t>
      </w:r>
    </w:p>
  </w:comment>
  <w:comment w:author="Ritesh Raghavan" w:id="14" w:date="2025-08-29T16:58:28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Initially we did not want all players to participate in governance decisions, hence the higher threshold. We can make it more democratic now (can discuss on the call) but my view is that initially we should get players to participate and do the right actions which lead them to mint the coins. Governance initially can be done centrally and once we have a good number of coins out then we can have more community participation. Note that coins do not have to be necessarily held by individuals, but rather partner orgs, institutions etc.</w:t>
      </w:r>
    </w:p>
  </w:comment>
  <w:comment w:author="Bruce Ohr" w:id="10" w:date="2025-08-19T15:50:33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sense, but what happens if we are near the annual cap and the impact of a big project gets verified?   Would we delay the release of their tokens?</w:t>
      </w:r>
    </w:p>
  </w:comment>
  <w:comment w:author="Ritesh Raghavan" w:id="11" w:date="2025-08-29T16:54:32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would always be an option to override any limits. It can be done prior to a big project completion if we are seeing that there is a need coming up to enable a bigger payout than the cap for particular accounts / wallets. A cap will be required as a safety net to prevent possible hijack of the system so admin approval will be enabled for override, and if done in time there should be no delay in payout. Plus once the exchangeability kicks in, we might want to budget how many tokens are minted, based on our liquidity budget.</w:t>
      </w:r>
    </w:p>
  </w:comment>
  <w:comment w:author="Bruce Ohr" w:id="15" w:date="2025-10-13T19:30:04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will need to be adjusted</w:t>
      </w:r>
    </w:p>
  </w:comment>
  <w:comment w:author="Bruce Ohr" w:id="8" w:date="2025-08-19T15:49:37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say that this is a goal, but will not be in place at the start?  (As reflected in the Roadmap Alignment below.)</w:t>
      </w:r>
    </w:p>
  </w:comment>
  <w:comment w:author="Ritesh Raghavan" w:id="9" w:date="2025-08-29T16:47:40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it can be presented that way. Not changing the document right away but for the presentation it should be highlighted that both forms of access and exchange are still in pipeline and not planned to be ready at launch. It might even be prudent to downplay or not stress too much on the ECT being exchangeable for other currencies aspect till the time we have enough buy-in from liquidity providers (investors) to enable it. Though it is definitely the end-goal, but considering the "hype" saturation in the crypto market, it might be best to focus on the utility aspect of ECT - but will leave this point for further discussion over our call.</w:t>
      </w:r>
    </w:p>
  </w:comment>
  <w:comment w:author="Bruce Ohr" w:id="1" w:date="2025-08-19T15:47:59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probably missing something here, but I thought linear vesting was one approach, and cliff was another.  Will they gradually get their tokens over the three year period?  If so what does the 3 month cliff do?</w:t>
      </w:r>
    </w:p>
  </w:comment>
  <w:comment w:author="Ritesh Raghavan" w:id="2" w:date="2025-08-29T16:27:57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Bruce for the question. Here what I mean is that there will be a cliff for the first 3 months i.e. No tokens are released.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3-month mark: The tokens that would have vested during those 3 months unlock in one lump sum.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15398519"/>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Example: 100 tokens/month → after 3 months, 300 tokens unlock at once.</w:t>
          </w:r>
        </w:sdtContent>
      </w:sdt>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that: Tokens unlock monthly in a smooth, linear schedule until month 36.</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for this is that it prevents people from joining, getting some tokens immediately, and then leaving. (Filters out short-term actors.)</w:t>
      </w:r>
    </w:p>
  </w:comment>
  <w:comment w:author="Ritesh Raghavan" w:id="3" w:date="2025-08-29T16:48:34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added an appendix section with  a chart to elucidate</w:t>
      </w:r>
    </w:p>
  </w:comment>
  <w:comment w:author="Bruce Ohr" w:id="4" w:date="2025-08-29T20:40:17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comment>
  <w:comment w:author="Bruce Ohr" w:id="5" w:date="2025-08-19T16:06:28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to give a fuller explanation of how this will work?</w:t>
      </w:r>
    </w:p>
  </w:comment>
  <w:comment w:author="Alan Laubsch" w:id="6" w:date="2025-08-21T18:56:34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What is the Earth Marketplace?</w:t>
      </w:r>
    </w:p>
  </w:comment>
  <w:comment w:author="Ritesh Raghavan" w:id="7" w:date="2025-08-29T16:40:50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 will need a better explanation. As of now the Earth team marketplace is in ideation; and the best we can say is that some gifts etc. will be available to purchase once the market place opens up, but without having that product roadmap in place (and requisite partnerships) it would be difficult to paint a picture of what could be on offer (gadgets, air miles, service package, volunteering hours etc.). However for purposes of launch presentation I am thinking we can have a snapshot of the concept and some generic products on display to give an idea of what would come next.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@Alan - ET Marketplace is envisioned to be like a credit card or airline miles redemption portal where users can redeem ETC for relevant goods or services. It gives a value to the token and incentive for users.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B" w15:done="0"/>
  <w15:commentEx w15:paraId="0000009C" w15:done="0"/>
  <w15:commentEx w15:paraId="0000009D" w15:paraIdParent="0000009C" w15:done="0"/>
  <w15:commentEx w15:paraId="0000009E" w15:paraIdParent="0000009C" w15:done="0"/>
  <w15:commentEx w15:paraId="0000009F" w15:done="0"/>
  <w15:commentEx w15:paraId="000000A0" w15:paraIdParent="0000009F" w15:done="0"/>
  <w15:commentEx w15:paraId="000000A1" w15:done="0"/>
  <w15:commentEx w15:paraId="000000A2" w15:done="0"/>
  <w15:commentEx w15:paraId="000000A3" w15:paraIdParent="000000A2" w15:done="0"/>
  <w15:commentEx w15:paraId="000000A4" w15:done="0"/>
  <w15:commentEx w15:paraId="000000AD" w15:paraIdParent="000000A4" w15:done="0"/>
  <w15:commentEx w15:paraId="000000AE" w15:paraIdParent="000000A4" w15:done="0"/>
  <w15:commentEx w15:paraId="000000AF" w15:paraIdParent="000000A4" w15:done="0"/>
  <w15:commentEx w15:paraId="000000B0" w15:done="0"/>
  <w15:commentEx w15:paraId="000000B1" w15:paraIdParent="000000B0" w15:done="0"/>
  <w15:commentEx w15:paraId="000000B4" w15:paraIdParent="000000B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Courier New"/>
  <w:font w:name="Apto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EC0A61"/>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GridTable1Light-Accent1">
    <w:name w:val="Grid Table 1 Light Accent 1"/>
    <w:basedOn w:val="TableNormal"/>
    <w:uiPriority w:val="46"/>
    <w:rsid w:val="00DD3DFF"/>
    <w:pPr>
      <w:spacing w:after="0" w:line="240" w:lineRule="auto"/>
    </w:pPr>
    <w:tblPr>
      <w:tblStyleRowBandSize w:val="1"/>
      <w:tblStyleColBandSize w:val="1"/>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5b3d7" w:space="0" w:sz="12" w:val="single"/>
        </w:tcBorders>
      </w:tcPr>
    </w:tblStylePr>
    <w:tblStylePr w:type="lastCol">
      <w:rPr>
        <w:b w:val="1"/>
        <w:bCs w:val="1"/>
      </w:rPr>
    </w:tblStylePr>
    <w:tblStylePr w:type="lastRow">
      <w:rPr>
        <w:b w:val="1"/>
        <w:bCs w:val="1"/>
      </w:rPr>
      <w:tcPr>
        <w:tcBorders>
          <w:top w:color="95b3d7"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5b3d7" w:space="0" w:sz="12" w:val="single"/>
        </w:tcBorders>
      </w:tcPr>
    </w:tblStylePr>
    <w:tblStylePr w:type="lastCol">
      <w:rPr>
        <w:b w:val="1"/>
        <w:bCs w:val="1"/>
      </w:rPr>
    </w:tblStylePr>
    <w:tblStylePr w:type="lastRow">
      <w:rPr>
        <w:b w:val="1"/>
        <w:bCs w:val="1"/>
      </w:rPr>
      <w:tcPr>
        <w:tcBorders>
          <w:top w:color="95b3d7"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5b3d7" w:space="0" w:sz="12" w:val="single"/>
        </w:tcBorders>
      </w:tcPr>
    </w:tblStylePr>
    <w:tblStylePr w:type="lastCol">
      <w:rPr>
        <w:b w:val="1"/>
        <w:bCs w:val="1"/>
      </w:rPr>
    </w:tblStylePr>
    <w:tblStylePr w:type="lastRow">
      <w:rPr>
        <w:b w:val="1"/>
        <w:bCs w:val="1"/>
      </w:rPr>
      <w:tcPr>
        <w:tcBorders>
          <w:top w:color="95b3d7"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5b3d7" w:space="0" w:sz="12" w:val="single"/>
        </w:tcBorders>
      </w:tcPr>
    </w:tblStylePr>
    <w:tblStylePr w:type="lastCol">
      <w:rPr>
        <w:b w:val="1"/>
        <w:bCs w:val="1"/>
      </w:rPr>
    </w:tblStylePr>
    <w:tblStylePr w:type="lastRow">
      <w:rPr>
        <w:b w:val="1"/>
        <w:bCs w:val="1"/>
      </w:rPr>
      <w:tcPr>
        <w:tcBorders>
          <w:top w:color="95b3d7"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jiazpCVXGFRsFCOtywm/Yb4dQ==">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2025-06-30T10:28:00Z</dcterms:created>
  <dc:creator>ritesh.raghavan@outlook.com</dc:creator>
</cp:coreProperties>
</file>